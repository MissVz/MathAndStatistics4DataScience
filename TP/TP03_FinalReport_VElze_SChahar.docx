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48762" w14:textId="77777777" w:rsidR="0015422E" w:rsidRPr="0015422E" w:rsidRDefault="0015422E" w:rsidP="0015422E">
      <w:pPr>
        <w:jc w:val="center"/>
        <w:rPr>
          <w:rFonts w:ascii="Verdana" w:hAnsi="Verdana"/>
          <w:color w:val="FFFFFF" w:themeColor="background1"/>
          <w:sz w:val="36"/>
          <w:szCs w:val="36"/>
        </w:rPr>
      </w:pPr>
      <w:r w:rsidRPr="0015422E">
        <w:rPr>
          <w:rFonts w:ascii="Verdana" w:hAnsi="Verdana"/>
          <w:color w:val="FFFFFF" w:themeColor="background1"/>
        </w:rPr>
        <w:t>(</w:t>
      </w:r>
      <w:r w:rsidRPr="0015422E">
        <w:rPr>
          <w:rFonts w:ascii="Verdana" w:hAnsi="Verdana"/>
          <w:color w:val="FFFFFF" w:themeColor="background1"/>
          <w:sz w:val="36"/>
          <w:szCs w:val="36"/>
        </w:rPr>
        <w:t>blank row)</w:t>
      </w:r>
    </w:p>
    <w:p w14:paraId="34FAC4D8" w14:textId="4580E345" w:rsidR="0015422E" w:rsidRPr="0015422E" w:rsidRDefault="005803B5" w:rsidP="0015422E">
      <w:pPr>
        <w:jc w:val="center"/>
        <w:rPr>
          <w:rFonts w:ascii="Verdana" w:hAnsi="Verdana"/>
          <w:sz w:val="36"/>
          <w:szCs w:val="36"/>
        </w:rPr>
      </w:pPr>
      <w:r>
        <w:rPr>
          <w:rFonts w:ascii="Verdana" w:hAnsi="Verdana"/>
          <w:sz w:val="36"/>
          <w:szCs w:val="36"/>
        </w:rPr>
        <w:t>OPTIMOTION</w:t>
      </w:r>
    </w:p>
    <w:p w14:paraId="292B9BD6" w14:textId="482789A0" w:rsidR="0015422E" w:rsidRPr="0015422E" w:rsidRDefault="0015422E" w:rsidP="0015422E">
      <w:pPr>
        <w:rPr>
          <w:rFonts w:ascii="Verdana" w:hAnsi="Verdana"/>
          <w:sz w:val="24"/>
          <w:szCs w:val="24"/>
        </w:rPr>
      </w:pPr>
    </w:p>
    <w:p w14:paraId="090636B0" w14:textId="77777777" w:rsidR="0015422E" w:rsidRPr="0015422E" w:rsidRDefault="0015422E" w:rsidP="0015422E">
      <w:pPr>
        <w:jc w:val="center"/>
        <w:rPr>
          <w:rFonts w:ascii="Verdana" w:hAnsi="Verdana"/>
          <w:sz w:val="24"/>
          <w:szCs w:val="24"/>
        </w:rPr>
      </w:pPr>
      <w:r w:rsidRPr="0015422E">
        <w:rPr>
          <w:rFonts w:ascii="Verdana" w:hAnsi="Verdana"/>
          <w:sz w:val="24"/>
          <w:szCs w:val="24"/>
        </w:rPr>
        <w:t>City University of Seattle</w:t>
      </w:r>
    </w:p>
    <w:p w14:paraId="4E6CBE86" w14:textId="77777777" w:rsidR="0015422E" w:rsidRPr="0015422E" w:rsidRDefault="0015422E" w:rsidP="0015422E">
      <w:pPr>
        <w:jc w:val="center"/>
        <w:rPr>
          <w:rFonts w:ascii="Verdana" w:hAnsi="Verdana"/>
          <w:sz w:val="24"/>
          <w:szCs w:val="24"/>
        </w:rPr>
      </w:pPr>
      <w:r w:rsidRPr="0015422E">
        <w:rPr>
          <w:rFonts w:ascii="Verdana" w:hAnsi="Verdana"/>
          <w:sz w:val="24"/>
          <w:szCs w:val="24"/>
        </w:rPr>
        <w:t>School of Technology &amp; Computing</w:t>
      </w:r>
    </w:p>
    <w:p w14:paraId="3CD60A8C" w14:textId="08121E28" w:rsidR="0015422E" w:rsidRPr="0015422E" w:rsidRDefault="00AA1F16" w:rsidP="0015422E">
      <w:pPr>
        <w:jc w:val="center"/>
        <w:rPr>
          <w:rFonts w:ascii="Verdana" w:hAnsi="Verdana"/>
          <w:sz w:val="24"/>
          <w:szCs w:val="24"/>
        </w:rPr>
      </w:pPr>
      <w:r>
        <w:rPr>
          <w:rFonts w:ascii="Verdana" w:hAnsi="Verdana"/>
          <w:sz w:val="24"/>
          <w:szCs w:val="24"/>
        </w:rPr>
        <w:t>GROUP 5</w:t>
      </w:r>
    </w:p>
    <w:p w14:paraId="7A5F7DF7" w14:textId="2FD79179" w:rsidR="0015422E" w:rsidRPr="0015422E" w:rsidRDefault="0015422E" w:rsidP="0015422E">
      <w:pPr>
        <w:jc w:val="center"/>
        <w:rPr>
          <w:rFonts w:ascii="Verdana" w:hAnsi="Verdana"/>
          <w:sz w:val="24"/>
          <w:szCs w:val="24"/>
        </w:rPr>
      </w:pPr>
    </w:p>
    <w:p w14:paraId="3C705628" w14:textId="77777777" w:rsidR="0015422E" w:rsidRPr="0015422E" w:rsidRDefault="0015422E" w:rsidP="0015422E">
      <w:pPr>
        <w:jc w:val="center"/>
        <w:rPr>
          <w:rFonts w:ascii="Verdana" w:hAnsi="Verdana"/>
          <w:sz w:val="24"/>
          <w:szCs w:val="24"/>
        </w:rPr>
      </w:pPr>
      <w:r w:rsidRPr="0015422E">
        <w:rPr>
          <w:rFonts w:ascii="Verdana" w:hAnsi="Verdana"/>
          <w:sz w:val="24"/>
          <w:szCs w:val="24"/>
        </w:rPr>
        <w:t>Verónica Elze</w:t>
      </w:r>
    </w:p>
    <w:p w14:paraId="3CA605E3" w14:textId="77777777" w:rsidR="0015422E" w:rsidRPr="0043237F" w:rsidRDefault="0015422E" w:rsidP="0015422E">
      <w:pPr>
        <w:jc w:val="center"/>
        <w:rPr>
          <w:rFonts w:ascii="Verdana" w:hAnsi="Verdana"/>
          <w:sz w:val="24"/>
          <w:szCs w:val="24"/>
        </w:rPr>
      </w:pPr>
      <w:hyperlink r:id="rId11" w:history="1">
        <w:r w:rsidRPr="0043237F">
          <w:rPr>
            <w:rStyle w:val="Hyperlink"/>
            <w:rFonts w:ascii="Verdana" w:hAnsi="Verdana"/>
            <w:color w:val="463F90" w:themeColor="accent4" w:themeShade="BF"/>
            <w:sz w:val="24"/>
            <w:szCs w:val="24"/>
            <w:u w:val="none"/>
          </w:rPr>
          <w:t>ElzeVeronica@</w:t>
        </w:r>
        <w:bookmarkStart w:id="0" w:name="_Hlk179890040"/>
        <w:r w:rsidRPr="0043237F">
          <w:rPr>
            <w:rStyle w:val="Hyperlink"/>
            <w:rFonts w:ascii="Verdana" w:hAnsi="Verdana"/>
            <w:color w:val="463F90" w:themeColor="accent4" w:themeShade="BF"/>
            <w:sz w:val="24"/>
            <w:szCs w:val="24"/>
            <w:u w:val="none"/>
          </w:rPr>
          <w:t>CityUniversity</w:t>
        </w:r>
        <w:bookmarkEnd w:id="0"/>
        <w:r w:rsidRPr="0043237F">
          <w:rPr>
            <w:rStyle w:val="Hyperlink"/>
            <w:rFonts w:ascii="Verdana" w:hAnsi="Verdana"/>
            <w:color w:val="463F90" w:themeColor="accent4" w:themeShade="BF"/>
            <w:sz w:val="24"/>
            <w:szCs w:val="24"/>
            <w:u w:val="none"/>
          </w:rPr>
          <w:t>.edu</w:t>
        </w:r>
      </w:hyperlink>
    </w:p>
    <w:p w14:paraId="483CA8A3" w14:textId="77777777" w:rsidR="0015422E" w:rsidRPr="0015422E" w:rsidRDefault="0015422E" w:rsidP="0015422E">
      <w:pPr>
        <w:jc w:val="center"/>
        <w:rPr>
          <w:rFonts w:ascii="Verdana" w:hAnsi="Verdana"/>
          <w:sz w:val="24"/>
          <w:szCs w:val="24"/>
        </w:rPr>
      </w:pPr>
      <w:r w:rsidRPr="0015422E">
        <w:rPr>
          <w:rFonts w:ascii="Verdana" w:hAnsi="Verdana"/>
          <w:sz w:val="24"/>
          <w:szCs w:val="24"/>
        </w:rPr>
        <w:t>Master of Artificial Intelligence</w:t>
      </w:r>
    </w:p>
    <w:p w14:paraId="5A1E4084" w14:textId="77777777" w:rsidR="0015422E" w:rsidRPr="0015422E" w:rsidRDefault="0015422E" w:rsidP="0015422E">
      <w:pPr>
        <w:jc w:val="center"/>
        <w:rPr>
          <w:rFonts w:ascii="Verdana" w:hAnsi="Verdana"/>
          <w:sz w:val="24"/>
          <w:szCs w:val="24"/>
        </w:rPr>
      </w:pPr>
    </w:p>
    <w:p w14:paraId="559DF6D9" w14:textId="33739215" w:rsidR="0015422E" w:rsidRPr="0015422E" w:rsidRDefault="6C006D5A" w:rsidP="0015422E">
      <w:pPr>
        <w:jc w:val="center"/>
        <w:rPr>
          <w:rFonts w:ascii="Verdana" w:hAnsi="Verdana"/>
          <w:sz w:val="24"/>
          <w:szCs w:val="24"/>
        </w:rPr>
      </w:pPr>
      <w:r w:rsidRPr="1853AE77">
        <w:rPr>
          <w:rFonts w:ascii="Verdana" w:hAnsi="Verdana"/>
          <w:sz w:val="24"/>
          <w:szCs w:val="24"/>
        </w:rPr>
        <w:t xml:space="preserve">Sumit </w:t>
      </w:r>
      <w:r w:rsidRPr="0073D76C">
        <w:rPr>
          <w:rFonts w:ascii="Verdana" w:hAnsi="Verdana"/>
          <w:sz w:val="24"/>
          <w:szCs w:val="24"/>
        </w:rPr>
        <w:t>Chahar</w:t>
      </w:r>
    </w:p>
    <w:p w14:paraId="2813B614" w14:textId="049280B9" w:rsidR="0015422E" w:rsidRPr="0043237F" w:rsidRDefault="00AA0513" w:rsidP="0015422E">
      <w:pPr>
        <w:jc w:val="center"/>
        <w:rPr>
          <w:rStyle w:val="Hyperlink"/>
          <w:color w:val="463F90" w:themeColor="accent4" w:themeShade="BF"/>
          <w:u w:val="none"/>
        </w:rPr>
      </w:pPr>
      <w:hyperlink r:id="rId12" w:history="1">
        <w:r w:rsidRPr="0043237F">
          <w:rPr>
            <w:rStyle w:val="Hyperlink"/>
            <w:rFonts w:ascii="Verdana" w:hAnsi="Verdana"/>
            <w:color w:val="463F90" w:themeColor="accent4" w:themeShade="BF"/>
            <w:sz w:val="24"/>
            <w:szCs w:val="24"/>
            <w:u w:val="none"/>
          </w:rPr>
          <w:t>ChaharSumit@CityUniversity.edu</w:t>
        </w:r>
      </w:hyperlink>
      <w:r w:rsidRPr="0043237F">
        <w:rPr>
          <w:rStyle w:val="Hyperlink"/>
          <w:color w:val="463F90" w:themeColor="accent4" w:themeShade="BF"/>
          <w:u w:val="none"/>
        </w:rPr>
        <w:t xml:space="preserve"> </w:t>
      </w:r>
    </w:p>
    <w:p w14:paraId="173CEF8A" w14:textId="2147D9F3" w:rsidR="0015422E" w:rsidRPr="0015422E" w:rsidRDefault="0015422E" w:rsidP="0015422E">
      <w:pPr>
        <w:jc w:val="center"/>
        <w:rPr>
          <w:rFonts w:ascii="Verdana" w:hAnsi="Verdana"/>
          <w:sz w:val="24"/>
          <w:szCs w:val="24"/>
        </w:rPr>
      </w:pPr>
      <w:r w:rsidRPr="105C08F4">
        <w:rPr>
          <w:rFonts w:ascii="Verdana" w:hAnsi="Verdana"/>
          <w:sz w:val="24"/>
          <w:szCs w:val="24"/>
        </w:rPr>
        <w:t xml:space="preserve">Master of </w:t>
      </w:r>
      <w:r w:rsidR="03DB3735" w:rsidRPr="105C08F4">
        <w:rPr>
          <w:rFonts w:ascii="Verdana" w:hAnsi="Verdana"/>
          <w:sz w:val="24"/>
          <w:szCs w:val="24"/>
        </w:rPr>
        <w:t>Data Science</w:t>
      </w:r>
    </w:p>
    <w:p w14:paraId="594F972F" w14:textId="19725066" w:rsidR="0015422E" w:rsidRPr="0015422E" w:rsidRDefault="0015422E" w:rsidP="0015422E">
      <w:pPr>
        <w:rPr>
          <w:rFonts w:ascii="Verdana" w:hAnsi="Verdana"/>
          <w:sz w:val="24"/>
          <w:szCs w:val="24"/>
        </w:rPr>
      </w:pPr>
    </w:p>
    <w:p w14:paraId="5D67B8F2" w14:textId="77777777" w:rsidR="0015422E" w:rsidRPr="00E953D9" w:rsidRDefault="0015422E" w:rsidP="00E953D9">
      <w:pPr>
        <w:numPr>
          <w:ilvl w:val="0"/>
          <w:numId w:val="23"/>
        </w:numPr>
        <w:spacing w:after="0" w:line="240" w:lineRule="auto"/>
        <w:jc w:val="center"/>
        <w:rPr>
          <w:rFonts w:ascii="Verdana" w:hAnsi="Verdana"/>
          <w:b/>
          <w:bCs/>
          <w:sz w:val="24"/>
          <w:szCs w:val="24"/>
        </w:rPr>
      </w:pPr>
      <w:r w:rsidRPr="00E953D9">
        <w:rPr>
          <w:rFonts w:ascii="Verdana" w:hAnsi="Verdana"/>
          <w:b/>
          <w:bCs/>
          <w:sz w:val="24"/>
          <w:szCs w:val="24"/>
        </w:rPr>
        <w:t>Abstract</w:t>
      </w:r>
    </w:p>
    <w:p w14:paraId="4A4740D5" w14:textId="04E77A46" w:rsidR="0011090C" w:rsidRDefault="002D0548" w:rsidP="00F02640">
      <w:pPr>
        <w:spacing w:after="0" w:line="240" w:lineRule="auto"/>
        <w:jc w:val="both"/>
        <w:rPr>
          <w:rFonts w:ascii="Verdana" w:hAnsi="Verdana"/>
          <w:sz w:val="18"/>
          <w:szCs w:val="18"/>
        </w:rPr>
      </w:pPr>
      <w:commentRangeStart w:id="1"/>
      <w:commentRangeStart w:id="2"/>
      <w:r w:rsidRPr="1AE7E388">
        <w:rPr>
          <w:rFonts w:ascii="Verdana" w:hAnsi="Verdana"/>
          <w:sz w:val="18"/>
          <w:szCs w:val="18"/>
        </w:rPr>
        <w:t xml:space="preserve">Optimotion, explores the mathematical modeling and optimization of robotic arm movement </w:t>
      </w:r>
      <w:r w:rsidR="00585E68" w:rsidRPr="1AE7E388">
        <w:rPr>
          <w:rFonts w:ascii="Verdana" w:hAnsi="Verdana"/>
          <w:sz w:val="18"/>
          <w:szCs w:val="18"/>
        </w:rPr>
        <w:t>applying</w:t>
      </w:r>
      <w:r w:rsidRPr="1AE7E388">
        <w:rPr>
          <w:rFonts w:ascii="Verdana" w:hAnsi="Verdana"/>
          <w:sz w:val="18"/>
          <w:szCs w:val="18"/>
        </w:rPr>
        <w:t xml:space="preserve"> foundational concepts from linear algebra, vector calculus, and numerical methods. We simulate a simplified two-joint planar robotic arm with the goal of minimizing a custom-defined cost function that reflects </w:t>
      </w:r>
      <w:r w:rsidR="00257CC8" w:rsidRPr="1AE7E388">
        <w:rPr>
          <w:rFonts w:ascii="Verdana" w:hAnsi="Verdana"/>
          <w:sz w:val="18"/>
          <w:szCs w:val="18"/>
        </w:rPr>
        <w:t>distance to a target and optionally penalizes extreme joint angles.</w:t>
      </w:r>
      <w:r w:rsidRPr="1AE7E388">
        <w:rPr>
          <w:rFonts w:ascii="Verdana" w:hAnsi="Verdana"/>
          <w:sz w:val="18"/>
          <w:szCs w:val="18"/>
        </w:rPr>
        <w:t xml:space="preserve"> Using only NumPy and </w:t>
      </w:r>
      <w:r w:rsidR="00257CC8" w:rsidRPr="1AE7E388">
        <w:rPr>
          <w:rFonts w:ascii="Verdana" w:hAnsi="Verdana"/>
          <w:sz w:val="18"/>
          <w:szCs w:val="18"/>
        </w:rPr>
        <w:t>Matplotlib</w:t>
      </w:r>
      <w:r w:rsidRPr="1AE7E388">
        <w:rPr>
          <w:rFonts w:ascii="Verdana" w:hAnsi="Verdana"/>
          <w:sz w:val="18"/>
          <w:szCs w:val="18"/>
        </w:rPr>
        <w:t xml:space="preserve">, we manually implement gradient descent to iteratively </w:t>
      </w:r>
      <w:r w:rsidR="00257CC8" w:rsidRPr="1AE7E388">
        <w:rPr>
          <w:rFonts w:ascii="Verdana" w:hAnsi="Verdana"/>
          <w:sz w:val="18"/>
          <w:szCs w:val="18"/>
        </w:rPr>
        <w:t>update joint angles and optimize motion.</w:t>
      </w:r>
      <w:r w:rsidRPr="1AE7E388">
        <w:rPr>
          <w:rFonts w:ascii="Verdana" w:hAnsi="Verdana"/>
          <w:sz w:val="18"/>
          <w:szCs w:val="18"/>
        </w:rPr>
        <w:t xml:space="preserve"> </w:t>
      </w:r>
      <w:r w:rsidR="00585E68" w:rsidRPr="1AE7E388">
        <w:rPr>
          <w:rFonts w:ascii="Verdana" w:hAnsi="Verdana"/>
          <w:sz w:val="18"/>
          <w:szCs w:val="18"/>
        </w:rPr>
        <w:t>F</w:t>
      </w:r>
      <w:r w:rsidRPr="1AE7E388">
        <w:rPr>
          <w:rFonts w:ascii="Verdana" w:hAnsi="Verdana"/>
          <w:sz w:val="18"/>
          <w:szCs w:val="18"/>
        </w:rPr>
        <w:t>orward kinematics determine end-effector positions</w:t>
      </w:r>
      <w:r w:rsidR="00257CC8" w:rsidRPr="1AE7E388">
        <w:rPr>
          <w:rFonts w:ascii="Verdana" w:hAnsi="Verdana"/>
          <w:sz w:val="18"/>
          <w:szCs w:val="18"/>
        </w:rPr>
        <w:t>, and numerical approximation is used to compute gradients that guide each step toward convergence.</w:t>
      </w:r>
      <w:r w:rsidRPr="1AE7E388">
        <w:rPr>
          <w:rFonts w:ascii="Verdana" w:hAnsi="Verdana"/>
          <w:sz w:val="18"/>
          <w:szCs w:val="18"/>
        </w:rPr>
        <w:t xml:space="preserve"> Visualizations </w:t>
      </w:r>
      <w:r w:rsidR="00257CC8" w:rsidRPr="1AE7E388">
        <w:rPr>
          <w:rFonts w:ascii="Verdana" w:hAnsi="Verdana"/>
          <w:sz w:val="18"/>
          <w:szCs w:val="18"/>
        </w:rPr>
        <w:t>illustrate cost reduction, motion improvement, and final pose accuracy.</w:t>
      </w:r>
      <w:r w:rsidRPr="1AE7E388">
        <w:rPr>
          <w:rFonts w:ascii="Verdana" w:hAnsi="Verdana"/>
          <w:sz w:val="18"/>
          <w:szCs w:val="18"/>
        </w:rPr>
        <w:t xml:space="preserve"> This project directly applies course concepts including matrix operations, </w:t>
      </w:r>
      <w:r w:rsidR="00257CC8" w:rsidRPr="1AE7E388">
        <w:rPr>
          <w:rFonts w:ascii="Verdana" w:hAnsi="Verdana"/>
          <w:sz w:val="18"/>
          <w:szCs w:val="18"/>
        </w:rPr>
        <w:t>partial derivatives, and multivariable function minimization, demonstrating how mathematical tools can drive interpretable, simulation-based robotic control.</w:t>
      </w:r>
      <w:r w:rsidRPr="1AE7E388">
        <w:rPr>
          <w:rFonts w:ascii="Verdana" w:hAnsi="Verdana"/>
          <w:sz w:val="18"/>
          <w:szCs w:val="18"/>
        </w:rPr>
        <w:t xml:space="preserve"> </w:t>
      </w:r>
      <w:r w:rsidR="00647F9D" w:rsidRPr="1AE7E388">
        <w:rPr>
          <w:rFonts w:ascii="Verdana" w:hAnsi="Verdana"/>
          <w:sz w:val="18"/>
          <w:szCs w:val="18"/>
          <w:highlight w:val="yellow"/>
        </w:rPr>
        <w:t xml:space="preserve">Stretch goals such as </w:t>
      </w:r>
      <w:del w:id="3" w:author="Sumit Chahar" w:date="2025-06-17T17:16:00Z">
        <w:r w:rsidRPr="1AE7E388" w:rsidDel="00647F9D">
          <w:rPr>
            <w:rFonts w:ascii="Verdana" w:hAnsi="Verdana"/>
            <w:sz w:val="18"/>
            <w:szCs w:val="18"/>
            <w:highlight w:val="yellow"/>
          </w:rPr>
          <w:delText>animated trajectory visualization</w:delText>
        </w:r>
      </w:del>
      <w:r w:rsidR="00647F9D" w:rsidRPr="1AE7E388">
        <w:rPr>
          <w:rFonts w:ascii="Verdana" w:hAnsi="Verdana"/>
          <w:sz w:val="18"/>
          <w:szCs w:val="18"/>
          <w:highlight w:val="yellow"/>
        </w:rPr>
        <w:t xml:space="preserve"> </w:t>
      </w:r>
      <w:ins w:id="4" w:author="Sumit Chahar" w:date="2025-06-17T17:16:00Z">
        <w:r w:rsidR="6F5AF75B" w:rsidRPr="1AE7E388">
          <w:rPr>
            <w:rFonts w:ascii="Verdana" w:hAnsi="Verdana"/>
            <w:sz w:val="18"/>
            <w:szCs w:val="18"/>
            <w:highlight w:val="yellow"/>
          </w:rPr>
          <w:t xml:space="preserve">using supervised machine learning to </w:t>
        </w:r>
      </w:ins>
      <w:ins w:id="5" w:author="Sumit Chahar" w:date="2025-06-17T17:17:00Z">
        <w:r w:rsidR="6F5AF75B" w:rsidRPr="1AE7E388">
          <w:rPr>
            <w:rFonts w:ascii="Verdana" w:hAnsi="Verdana"/>
            <w:sz w:val="18"/>
            <w:szCs w:val="18"/>
            <w:highlight w:val="yellow"/>
          </w:rPr>
          <w:t xml:space="preserve">predict joint angles </w:t>
        </w:r>
      </w:ins>
      <w:r w:rsidR="00647F9D" w:rsidRPr="1AE7E388">
        <w:rPr>
          <w:rFonts w:ascii="Verdana" w:hAnsi="Verdana"/>
          <w:sz w:val="18"/>
          <w:szCs w:val="18"/>
          <w:highlight w:val="yellow"/>
        </w:rPr>
        <w:t>are reserved for TP03.</w:t>
      </w:r>
      <w:r w:rsidR="00647F9D" w:rsidRPr="1AE7E388">
        <w:rPr>
          <w:rFonts w:ascii="Verdana" w:hAnsi="Verdana"/>
          <w:sz w:val="18"/>
          <w:szCs w:val="18"/>
        </w:rPr>
        <w:t xml:space="preserve"> Deliverables include source code, simulation outputs, visual plots, and a documented analysis of performance.</w:t>
      </w:r>
      <w:commentRangeEnd w:id="1"/>
      <w:r>
        <w:rPr>
          <w:rStyle w:val="CommentReference"/>
        </w:rPr>
        <w:commentReference w:id="1"/>
      </w:r>
      <w:commentRangeEnd w:id="2"/>
      <w:r w:rsidR="00C31850">
        <w:rPr>
          <w:rStyle w:val="CommentReference"/>
        </w:rPr>
        <w:commentReference w:id="2"/>
      </w:r>
    </w:p>
    <w:p w14:paraId="1A10E57F" w14:textId="4A556D19" w:rsidR="0015422E" w:rsidRPr="0015422E" w:rsidRDefault="0015422E" w:rsidP="00F02640">
      <w:pPr>
        <w:spacing w:after="0" w:line="240" w:lineRule="auto"/>
        <w:jc w:val="both"/>
        <w:rPr>
          <w:rFonts w:ascii="Verdana" w:hAnsi="Verdana"/>
          <w:sz w:val="18"/>
          <w:szCs w:val="18"/>
        </w:rPr>
      </w:pPr>
      <w:r w:rsidRPr="0015422E">
        <w:rPr>
          <w:rFonts w:ascii="Verdana" w:hAnsi="Verdana"/>
          <w:sz w:val="18"/>
          <w:szCs w:val="18"/>
        </w:rPr>
        <w:t xml:space="preserve"> </w:t>
      </w:r>
    </w:p>
    <w:p w14:paraId="66576A59" w14:textId="5279F349" w:rsidR="7A58D581" w:rsidRDefault="3E17F011" w:rsidP="00F02640">
      <w:pPr>
        <w:spacing w:after="0" w:line="240" w:lineRule="auto"/>
        <w:jc w:val="both"/>
        <w:rPr>
          <w:rFonts w:ascii="Verdana" w:eastAsia="Verdana" w:hAnsi="Verdana" w:cs="Verdana"/>
          <w:sz w:val="18"/>
          <w:szCs w:val="18"/>
        </w:rPr>
      </w:pPr>
      <w:r w:rsidRPr="0011090C">
        <w:rPr>
          <w:rFonts w:ascii="Verdana" w:hAnsi="Verdana"/>
          <w:b/>
          <w:bCs/>
          <w:sz w:val="18"/>
          <w:szCs w:val="18"/>
        </w:rPr>
        <w:t>Keywords:</w:t>
      </w:r>
      <w:r w:rsidR="2A26167A" w:rsidRPr="0011090C">
        <w:rPr>
          <w:rFonts w:ascii="Verdana" w:hAnsi="Verdana"/>
          <w:b/>
          <w:bCs/>
          <w:sz w:val="18"/>
          <w:szCs w:val="18"/>
        </w:rPr>
        <w:t xml:space="preserve"> </w:t>
      </w:r>
      <w:r w:rsidR="7BD3648C" w:rsidRPr="55FF3EF5">
        <w:rPr>
          <w:rFonts w:ascii="Verdana" w:eastAsia="Verdana" w:hAnsi="Verdana" w:cs="Verdana"/>
          <w:sz w:val="18"/>
          <w:szCs w:val="18"/>
        </w:rPr>
        <w:t>Gradient</w:t>
      </w:r>
      <w:r w:rsidR="00647F9D">
        <w:rPr>
          <w:rFonts w:ascii="Verdana" w:eastAsia="Verdana" w:hAnsi="Verdana" w:cs="Verdana"/>
          <w:sz w:val="18"/>
          <w:szCs w:val="18"/>
        </w:rPr>
        <w:t xml:space="preserve"> Descent</w:t>
      </w:r>
      <w:del w:id="8" w:author="Veronica Elze" w:date="2025-06-17T11:36:00Z" w16du:dateUtc="2025-06-17T17:36:00Z">
        <w:r w:rsidR="7BD3648C" w:rsidRPr="55FF3EF5" w:rsidDel="00C31850">
          <w:rPr>
            <w:rFonts w:ascii="Verdana" w:eastAsia="Verdana" w:hAnsi="Verdana" w:cs="Verdana"/>
            <w:sz w:val="18"/>
            <w:szCs w:val="18"/>
          </w:rPr>
          <w:delText>)</w:delText>
        </w:r>
      </w:del>
      <w:r w:rsidR="0DF50F25" w:rsidRPr="55FF3EF5">
        <w:rPr>
          <w:rFonts w:ascii="Verdana" w:eastAsia="Verdana" w:hAnsi="Verdana" w:cs="Verdana"/>
          <w:sz w:val="18"/>
          <w:szCs w:val="18"/>
        </w:rPr>
        <w:t xml:space="preserve">, </w:t>
      </w:r>
      <w:r w:rsidR="672677D6" w:rsidRPr="55FF3EF5">
        <w:rPr>
          <w:rFonts w:ascii="Verdana" w:eastAsia="Verdana" w:hAnsi="Verdana" w:cs="Verdana"/>
          <w:sz w:val="18"/>
          <w:szCs w:val="18"/>
        </w:rPr>
        <w:t>Robotic</w:t>
      </w:r>
      <w:r w:rsidR="1156117A" w:rsidRPr="55FF3EF5">
        <w:rPr>
          <w:rFonts w:ascii="Verdana" w:eastAsia="Verdana" w:hAnsi="Verdana" w:cs="Verdana"/>
          <w:sz w:val="18"/>
          <w:szCs w:val="18"/>
        </w:rPr>
        <w:t xml:space="preserve"> </w:t>
      </w:r>
      <w:r w:rsidR="672677D6" w:rsidRPr="55FF3EF5">
        <w:rPr>
          <w:rFonts w:ascii="Verdana" w:eastAsia="Verdana" w:hAnsi="Verdana" w:cs="Verdana"/>
          <w:sz w:val="18"/>
          <w:szCs w:val="18"/>
        </w:rPr>
        <w:t xml:space="preserve">Arm </w:t>
      </w:r>
      <w:r w:rsidR="3F0CF438" w:rsidRPr="55FF3EF5">
        <w:rPr>
          <w:rFonts w:ascii="Verdana" w:eastAsia="Verdana" w:hAnsi="Verdana" w:cs="Verdana"/>
          <w:sz w:val="18"/>
          <w:szCs w:val="18"/>
        </w:rPr>
        <w:t xml:space="preserve">Kinematics, </w:t>
      </w:r>
      <w:r w:rsidR="00647F9D">
        <w:rPr>
          <w:rFonts w:ascii="Verdana" w:eastAsia="Verdana" w:hAnsi="Verdana" w:cs="Verdana"/>
          <w:sz w:val="18"/>
          <w:szCs w:val="18"/>
        </w:rPr>
        <w:t>Cost Function Minimization</w:t>
      </w:r>
      <w:r w:rsidR="3F0CF438" w:rsidRPr="55FF3EF5">
        <w:rPr>
          <w:rFonts w:ascii="Verdana" w:eastAsia="Verdana" w:hAnsi="Verdana" w:cs="Verdana"/>
          <w:sz w:val="18"/>
          <w:szCs w:val="18"/>
        </w:rPr>
        <w:t>,</w:t>
      </w:r>
      <w:r w:rsidR="39F333BF" w:rsidRPr="55FF3EF5">
        <w:rPr>
          <w:rFonts w:ascii="Verdana" w:eastAsia="Verdana" w:hAnsi="Verdana" w:cs="Verdana"/>
          <w:sz w:val="18"/>
          <w:szCs w:val="18"/>
        </w:rPr>
        <w:t xml:space="preserve"> </w:t>
      </w:r>
      <w:r w:rsidR="3012EFDA" w:rsidRPr="55FF3EF5">
        <w:rPr>
          <w:rFonts w:ascii="Verdana" w:eastAsia="Verdana" w:hAnsi="Verdana" w:cs="Verdana"/>
          <w:sz w:val="18"/>
          <w:szCs w:val="18"/>
        </w:rPr>
        <w:t xml:space="preserve">Numerical </w:t>
      </w:r>
      <w:r w:rsidR="00647F9D">
        <w:rPr>
          <w:rFonts w:ascii="Verdana" w:eastAsia="Verdana" w:hAnsi="Verdana" w:cs="Verdana"/>
          <w:sz w:val="18"/>
          <w:szCs w:val="18"/>
        </w:rPr>
        <w:t>Optimization</w:t>
      </w:r>
      <w:r w:rsidR="3012EFDA" w:rsidRPr="55FF3EF5">
        <w:rPr>
          <w:rFonts w:ascii="Verdana" w:eastAsia="Verdana" w:hAnsi="Verdana" w:cs="Verdana"/>
          <w:sz w:val="18"/>
          <w:szCs w:val="18"/>
        </w:rPr>
        <w:t>, Forward Kinematics,</w:t>
      </w:r>
      <w:r w:rsidR="4BC25FA5" w:rsidRPr="55FF3EF5">
        <w:rPr>
          <w:rFonts w:ascii="Verdana" w:eastAsia="Verdana" w:hAnsi="Verdana" w:cs="Verdana"/>
          <w:sz w:val="18"/>
          <w:szCs w:val="18"/>
        </w:rPr>
        <w:t xml:space="preserve"> </w:t>
      </w:r>
      <w:r w:rsidR="00647F9D">
        <w:rPr>
          <w:rFonts w:ascii="Verdana" w:eastAsia="Verdana" w:hAnsi="Verdana" w:cs="Verdana"/>
          <w:sz w:val="18"/>
          <w:szCs w:val="18"/>
        </w:rPr>
        <w:t>Simulation-Based</w:t>
      </w:r>
      <w:r w:rsidR="00647F9D" w:rsidRPr="55FF3EF5">
        <w:rPr>
          <w:rFonts w:ascii="Verdana" w:eastAsia="Verdana" w:hAnsi="Verdana" w:cs="Verdana"/>
          <w:sz w:val="18"/>
          <w:szCs w:val="18"/>
        </w:rPr>
        <w:t xml:space="preserve"> </w:t>
      </w:r>
      <w:r w:rsidR="3012EFDA" w:rsidRPr="55FF3EF5">
        <w:rPr>
          <w:rFonts w:ascii="Verdana" w:eastAsia="Verdana" w:hAnsi="Verdana" w:cs="Verdana"/>
          <w:sz w:val="18"/>
          <w:szCs w:val="18"/>
        </w:rPr>
        <w:t>Visualization</w:t>
      </w:r>
      <w:r w:rsidR="5A27F37D" w:rsidRPr="55FF3EF5">
        <w:rPr>
          <w:rFonts w:ascii="Verdana" w:eastAsia="Verdana" w:hAnsi="Verdana" w:cs="Verdana"/>
          <w:sz w:val="18"/>
          <w:szCs w:val="18"/>
        </w:rPr>
        <w:t>.</w:t>
      </w:r>
    </w:p>
    <w:p w14:paraId="6F49E992" w14:textId="77777777" w:rsidR="00F1167B" w:rsidRDefault="0043499B" w:rsidP="00F1167B">
      <w:pPr>
        <w:keepNext/>
        <w:spacing w:after="0" w:line="240" w:lineRule="auto"/>
        <w:jc w:val="both"/>
      </w:pPr>
      <w:r>
        <w:rPr>
          <w:rFonts w:ascii="Verdana" w:eastAsia="Verdana" w:hAnsi="Verdana" w:cs="Verdana"/>
          <w:noProof/>
          <w:sz w:val="18"/>
          <w:szCs w:val="18"/>
        </w:rPr>
        <w:lastRenderedPageBreak/>
        <w:drawing>
          <wp:inline distT="0" distB="0" distL="0" distR="0" wp14:anchorId="644C715C" wp14:editId="5B70FEAD">
            <wp:extent cx="5943600" cy="5943600"/>
            <wp:effectExtent l="0" t="0" r="0" b="0"/>
            <wp:docPr id="1104176730" name="Picture 1" descr="A hexagon with a white robot arm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30" name="Picture 1" descr="A hexagon with a white robot arm and text&#10;&#10;AI-generated content may be incorrect."/>
                    <pic:cNvPicPr/>
                  </pic:nvPicPr>
                  <pic:blipFill>
                    <a:blip r:embed="rId17">
                      <a:extLst>
                        <a:ext uri="{BEBA8EAE-BF5A-486C-A8C5-ECC9F3942E4B}">
                          <a14:imgProps xmlns:a14="http://schemas.microsoft.com/office/drawing/2010/main">
                            <a14:imgLayer r:embed="rId18">
                              <a14:imgEffect>
                                <a14:brightnessContrast bright="20000" contrast="20000"/>
                              </a14:imgEffect>
                            </a14:imgLayer>
                          </a14:imgProps>
                        </a:ext>
                      </a:extLst>
                    </a:blip>
                    <a:stretch>
                      <a:fillRect/>
                    </a:stretch>
                  </pic:blipFill>
                  <pic:spPr>
                    <a:xfrm>
                      <a:off x="0" y="0"/>
                      <a:ext cx="5943600" cy="5943600"/>
                    </a:xfrm>
                    <a:prstGeom prst="rect">
                      <a:avLst/>
                    </a:prstGeom>
                  </pic:spPr>
                </pic:pic>
              </a:graphicData>
            </a:graphic>
          </wp:inline>
        </w:drawing>
      </w:r>
    </w:p>
    <w:p w14:paraId="27E73CB2" w14:textId="113E0E52" w:rsidR="008614EB" w:rsidRPr="003766FF" w:rsidRDefault="7AE02D76" w:rsidP="31CF0191">
      <w:pPr>
        <w:pStyle w:val="Caption"/>
        <w:jc w:val="both"/>
        <w:rPr>
          <w:rFonts w:ascii="Verdana" w:eastAsia="Verdana" w:hAnsi="Verdana" w:cs="Verdana"/>
          <w:color w:val="463F90" w:themeColor="accent4" w:themeShade="BF"/>
        </w:rPr>
      </w:pPr>
      <w:r w:rsidRPr="00331581">
        <w:rPr>
          <w:rFonts w:ascii="Verdana" w:eastAsia="Verdana" w:hAnsi="Verdana" w:cs="Verdana"/>
          <w:b/>
          <w:bCs/>
          <w:color w:val="463F90" w:themeColor="accent4" w:themeShade="BF"/>
        </w:rPr>
        <w:t xml:space="preserve">Figure </w:t>
      </w:r>
      <w:r w:rsidR="00F1167B" w:rsidRPr="31CF0191">
        <w:rPr>
          <w:b/>
          <w:bCs/>
          <w:color w:val="463F90" w:themeColor="accent4" w:themeShade="BF"/>
        </w:rPr>
        <w:fldChar w:fldCharType="begin"/>
      </w:r>
      <w:r w:rsidR="00F1167B" w:rsidRPr="31CF0191">
        <w:rPr>
          <w:b/>
          <w:bCs/>
          <w:color w:val="463F90" w:themeColor="accent4" w:themeShade="BF"/>
        </w:rPr>
        <w:instrText xml:space="preserve"> SEQ Figure \* ARABIC </w:instrText>
      </w:r>
      <w:r w:rsidR="00F1167B" w:rsidRPr="31CF0191">
        <w:rPr>
          <w:b/>
          <w:bCs/>
          <w:color w:val="463F90" w:themeColor="accent4" w:themeShade="BF"/>
        </w:rPr>
        <w:fldChar w:fldCharType="separate"/>
      </w:r>
      <w:r w:rsidR="2CF88B63" w:rsidRPr="31CF0191">
        <w:rPr>
          <w:b/>
          <w:bCs/>
          <w:noProof/>
          <w:color w:val="463F90" w:themeColor="accent4" w:themeShade="BF"/>
        </w:rPr>
        <w:t>1</w:t>
      </w:r>
      <w:r w:rsidR="00F1167B" w:rsidRPr="31CF0191">
        <w:rPr>
          <w:b/>
          <w:bCs/>
          <w:color w:val="463F90" w:themeColor="accent4" w:themeShade="BF"/>
        </w:rPr>
        <w:fldChar w:fldCharType="end"/>
      </w:r>
      <w:r w:rsidRPr="00331581">
        <w:rPr>
          <w:rFonts w:ascii="Verdana" w:eastAsia="Verdana" w:hAnsi="Verdana" w:cs="Verdana"/>
          <w:color w:val="463F90" w:themeColor="accent4" w:themeShade="BF"/>
        </w:rPr>
        <w:t xml:space="preserve"> Team Optimotion logo representing the core focus of our project: applying mathematical and statistical concepts to optimize robotic arm motion. The articulated robotic arm and hexagonal badge symbolize the integration of linear algebra, vector calculus,</w:t>
      </w:r>
      <w:r w:rsidR="3C93A4EE" w:rsidRPr="00331581">
        <w:rPr>
          <w:rFonts w:ascii="Verdana" w:eastAsia="Verdana" w:hAnsi="Verdana" w:cs="Verdana"/>
          <w:color w:val="463F90" w:themeColor="accent4" w:themeShade="BF"/>
        </w:rPr>
        <w:t xml:space="preserve"> and gradient-based optimization—key learning objectives of DS623. This visual identity reflects our commitment to simulation-driven modeling, analytical reasoning, and real-world data science applications in control systems.</w:t>
      </w:r>
    </w:p>
    <w:p w14:paraId="4CFC2358" w14:textId="7D1CBF16" w:rsidR="7A58D581" w:rsidRDefault="7A58D581" w:rsidP="00F02640">
      <w:pPr>
        <w:spacing w:after="0" w:line="240" w:lineRule="auto"/>
        <w:jc w:val="both"/>
        <w:rPr>
          <w:rFonts w:ascii="Verdana" w:hAnsi="Verdana"/>
          <w:sz w:val="18"/>
          <w:szCs w:val="18"/>
        </w:rPr>
      </w:pPr>
    </w:p>
    <w:p w14:paraId="6DD4F4A0" w14:textId="77777777" w:rsidR="0015422E" w:rsidRPr="0015422E" w:rsidRDefault="0015422E" w:rsidP="00F02640">
      <w:pPr>
        <w:spacing w:after="0" w:line="240" w:lineRule="auto"/>
        <w:jc w:val="both"/>
        <w:rPr>
          <w:rFonts w:ascii="Verdana" w:hAnsi="Verdana"/>
        </w:rPr>
        <w:sectPr w:rsidR="0015422E" w:rsidRPr="0015422E" w:rsidSect="0015422E">
          <w:headerReference w:type="default" r:id="rId19"/>
          <w:footerReference w:type="default" r:id="rId20"/>
          <w:pgSz w:w="12240" w:h="15840"/>
          <w:pgMar w:top="1440" w:right="1440" w:bottom="1440" w:left="1440" w:header="576" w:footer="576" w:gutter="0"/>
          <w:cols w:space="720"/>
        </w:sectPr>
      </w:pPr>
    </w:p>
    <w:p w14:paraId="1DB98A8C" w14:textId="77777777" w:rsidR="0015422E" w:rsidRPr="0014029F" w:rsidRDefault="0015422E" w:rsidP="00F02640">
      <w:pPr>
        <w:numPr>
          <w:ilvl w:val="0"/>
          <w:numId w:val="23"/>
        </w:numPr>
        <w:spacing w:after="0" w:line="240" w:lineRule="auto"/>
        <w:jc w:val="center"/>
        <w:rPr>
          <w:rFonts w:ascii="Verdana" w:hAnsi="Verdana"/>
          <w:b/>
          <w:bCs/>
          <w:sz w:val="18"/>
          <w:szCs w:val="18"/>
        </w:rPr>
      </w:pPr>
      <w:r w:rsidRPr="0014029F">
        <w:rPr>
          <w:rFonts w:ascii="Verdana" w:hAnsi="Verdana"/>
          <w:b/>
          <w:bCs/>
          <w:sz w:val="18"/>
          <w:szCs w:val="18"/>
        </w:rPr>
        <w:lastRenderedPageBreak/>
        <w:t>INTRODUCTION</w:t>
      </w:r>
    </w:p>
    <w:p w14:paraId="4B664B6A" w14:textId="77777777" w:rsidR="0011090C" w:rsidRPr="0014029F" w:rsidRDefault="0011090C" w:rsidP="00F02640">
      <w:pPr>
        <w:spacing w:after="0" w:line="240" w:lineRule="auto"/>
        <w:jc w:val="both"/>
        <w:rPr>
          <w:rFonts w:ascii="Verdana" w:hAnsi="Verdana"/>
          <w:b/>
          <w:bCs/>
          <w:sz w:val="18"/>
          <w:szCs w:val="18"/>
        </w:rPr>
      </w:pPr>
    </w:p>
    <w:p w14:paraId="1F912044" w14:textId="2A8F02AC" w:rsidR="00DD284C" w:rsidRPr="0014029F" w:rsidRDefault="00DD284C" w:rsidP="00F02640">
      <w:pPr>
        <w:spacing w:after="0" w:line="240" w:lineRule="auto"/>
        <w:jc w:val="both"/>
        <w:rPr>
          <w:rFonts w:ascii="Verdana" w:hAnsi="Verdana"/>
          <w:b/>
          <w:bCs/>
          <w:sz w:val="18"/>
          <w:szCs w:val="18"/>
        </w:rPr>
      </w:pPr>
      <w:r w:rsidRPr="0014029F">
        <w:rPr>
          <w:rFonts w:ascii="Verdana" w:hAnsi="Verdana"/>
          <w:b/>
          <w:bCs/>
          <w:sz w:val="18"/>
          <w:szCs w:val="18"/>
        </w:rPr>
        <w:t>Project Description</w:t>
      </w:r>
    </w:p>
    <w:p w14:paraId="771A6CE1" w14:textId="0A531553" w:rsidR="0011090C" w:rsidRDefault="538DF042" w:rsidP="00F02640">
      <w:pPr>
        <w:spacing w:after="0" w:line="240" w:lineRule="auto"/>
        <w:jc w:val="both"/>
        <w:rPr>
          <w:rFonts w:ascii="Verdana" w:hAnsi="Verdana"/>
          <w:sz w:val="18"/>
          <w:szCs w:val="18"/>
        </w:rPr>
      </w:pPr>
      <w:r w:rsidRPr="31CF0191">
        <w:rPr>
          <w:rFonts w:ascii="Verdana" w:hAnsi="Verdana"/>
          <w:sz w:val="18"/>
          <w:szCs w:val="18"/>
        </w:rPr>
        <w:t xml:space="preserve">This project implements a simulation of a two-joint, planar robotic arm optimized using gradient descent. The goal is to minimize a cost function that calculates the Euclidean distance between the end-effector and a target point, with an optional penalty term for joint angle magnitude. Forward kinematics is used to compute end-effector positions from joint angles, and numerical gradients guide the optimization. The Proof of Concept (PoC) includes complete function implementation, simulation, and visualization. Figures in this report show the robot arm’s pose before and after optimization, as well as a cost convergence plot over 50 iterations. Inspired by Mithi (n.d.), </w:t>
      </w:r>
      <w:r w:rsidRPr="00C31850">
        <w:rPr>
          <w:rFonts w:ascii="Verdana" w:hAnsi="Verdana"/>
          <w:sz w:val="18"/>
          <w:szCs w:val="18"/>
        </w:rPr>
        <w:t xml:space="preserve">future work </w:t>
      </w:r>
      <w:ins w:id="9" w:author="Veronica Elze" w:date="2025-06-17T11:36:00Z" w16du:dateUtc="2025-06-17T17:36:00Z">
        <w:r w:rsidR="00C31850" w:rsidRPr="004B71AE">
          <w:rPr>
            <w:rFonts w:ascii="Verdana" w:hAnsi="Verdana"/>
            <w:sz w:val="18"/>
            <w:szCs w:val="18"/>
          </w:rPr>
          <w:t xml:space="preserve">could </w:t>
        </w:r>
      </w:ins>
      <w:r w:rsidRPr="00C31850">
        <w:rPr>
          <w:rFonts w:ascii="Verdana" w:hAnsi="Verdana"/>
          <w:sz w:val="18"/>
          <w:szCs w:val="18"/>
        </w:rPr>
        <w:t>include</w:t>
      </w:r>
      <w:del w:id="10" w:author="Veronica Elze" w:date="2025-06-17T11:36:00Z" w16du:dateUtc="2025-06-17T17:36:00Z">
        <w:r w:rsidRPr="00C31850" w:rsidDel="00C31850">
          <w:rPr>
            <w:rFonts w:ascii="Verdana" w:hAnsi="Verdana"/>
            <w:sz w:val="18"/>
            <w:szCs w:val="18"/>
          </w:rPr>
          <w:delText>s</w:delText>
        </w:r>
      </w:del>
      <w:r w:rsidRPr="00C31850">
        <w:rPr>
          <w:rFonts w:ascii="Verdana" w:hAnsi="Verdana"/>
          <w:sz w:val="18"/>
          <w:szCs w:val="18"/>
        </w:rPr>
        <w:t xml:space="preserve"> an animated stretch goal using Matplotlib’s FuncAnimation</w:t>
      </w:r>
      <w:r w:rsidRPr="31CF0191">
        <w:rPr>
          <w:rFonts w:ascii="Verdana" w:hAnsi="Verdana"/>
          <w:sz w:val="18"/>
          <w:szCs w:val="18"/>
        </w:rPr>
        <w:t>.</w:t>
      </w:r>
    </w:p>
    <w:p w14:paraId="678C931D" w14:textId="77777777" w:rsidR="005B5F4C" w:rsidRPr="0014029F" w:rsidRDefault="005B5F4C" w:rsidP="00F02640">
      <w:pPr>
        <w:spacing w:after="0" w:line="240" w:lineRule="auto"/>
        <w:jc w:val="both"/>
        <w:rPr>
          <w:rFonts w:ascii="Verdana" w:hAnsi="Verdana"/>
          <w:sz w:val="18"/>
          <w:szCs w:val="18"/>
        </w:rPr>
      </w:pPr>
    </w:p>
    <w:p w14:paraId="299FFE6A" w14:textId="304D4738" w:rsidR="00DD284C" w:rsidRPr="0014029F" w:rsidRDefault="00DD284C" w:rsidP="00F02640">
      <w:pPr>
        <w:spacing w:after="0" w:line="240" w:lineRule="auto"/>
        <w:jc w:val="both"/>
        <w:rPr>
          <w:rFonts w:ascii="Verdana" w:hAnsi="Verdana"/>
          <w:b/>
          <w:bCs/>
          <w:sz w:val="18"/>
          <w:szCs w:val="18"/>
        </w:rPr>
      </w:pPr>
      <w:r w:rsidRPr="0014029F">
        <w:rPr>
          <w:rFonts w:ascii="Verdana" w:hAnsi="Verdana"/>
          <w:b/>
          <w:bCs/>
          <w:sz w:val="18"/>
          <w:szCs w:val="18"/>
        </w:rPr>
        <w:t>Usefulness</w:t>
      </w:r>
    </w:p>
    <w:p w14:paraId="0631BD87" w14:textId="77777777" w:rsidR="005B5F4C" w:rsidRDefault="538DF042" w:rsidP="00F02640">
      <w:pPr>
        <w:spacing w:after="0" w:line="240" w:lineRule="auto"/>
        <w:jc w:val="both"/>
        <w:rPr>
          <w:rFonts w:ascii="Verdana" w:hAnsi="Verdana"/>
          <w:sz w:val="18"/>
          <w:szCs w:val="18"/>
        </w:rPr>
      </w:pPr>
      <w:r w:rsidRPr="31CF0191">
        <w:rPr>
          <w:rFonts w:ascii="Verdana" w:hAnsi="Verdana"/>
          <w:sz w:val="18"/>
          <w:szCs w:val="18"/>
        </w:rPr>
        <w:t>Optimizing robotic arm movements has significant applications in fields such as industrial automation, surgical robotics, and assistive devices. This simulation reinforces key machine learning principles, including cost function minimization, numerical differentiation, and iterative model refinement. The visual outputs (cost convergence and pose comparison) offer intuitive insights into how the optimization behaves over time. This project not only builds a strong foundation in applied optimization but also connects academic concepts with real-world robotics challenges (Carabin &amp; Scalera, 2020).</w:t>
      </w:r>
    </w:p>
    <w:p w14:paraId="2941094C" w14:textId="77777777" w:rsidR="005B5F4C" w:rsidRDefault="005B5F4C" w:rsidP="00F02640">
      <w:pPr>
        <w:spacing w:after="0" w:line="240" w:lineRule="auto"/>
        <w:jc w:val="both"/>
        <w:rPr>
          <w:rFonts w:ascii="Verdana" w:hAnsi="Verdana"/>
          <w:sz w:val="18"/>
          <w:szCs w:val="18"/>
        </w:rPr>
      </w:pPr>
    </w:p>
    <w:p w14:paraId="04834571" w14:textId="2C468AA1" w:rsidR="00DD284C" w:rsidRPr="0014029F" w:rsidRDefault="00DD284C" w:rsidP="00F02640">
      <w:pPr>
        <w:spacing w:after="0" w:line="240" w:lineRule="auto"/>
        <w:jc w:val="both"/>
        <w:rPr>
          <w:rFonts w:ascii="Verdana" w:hAnsi="Verdana"/>
          <w:b/>
          <w:bCs/>
          <w:sz w:val="18"/>
          <w:szCs w:val="18"/>
        </w:rPr>
      </w:pPr>
      <w:r w:rsidRPr="0014029F">
        <w:rPr>
          <w:rFonts w:ascii="Verdana" w:hAnsi="Verdana"/>
          <w:b/>
          <w:bCs/>
          <w:sz w:val="18"/>
          <w:szCs w:val="18"/>
        </w:rPr>
        <w:t>Data Set</w:t>
      </w:r>
    </w:p>
    <w:p w14:paraId="5032317D" w14:textId="00DFEB4F" w:rsidR="0015422E" w:rsidRPr="0014029F" w:rsidRDefault="6DCD7BAC" w:rsidP="00F02640">
      <w:pPr>
        <w:spacing w:after="0" w:line="240" w:lineRule="auto"/>
        <w:jc w:val="both"/>
        <w:rPr>
          <w:rFonts w:ascii="Verdana" w:hAnsi="Verdana"/>
          <w:sz w:val="18"/>
          <w:szCs w:val="18"/>
        </w:rPr>
      </w:pPr>
      <w:r w:rsidRPr="5230D87D">
        <w:rPr>
          <w:rFonts w:ascii="Verdana" w:hAnsi="Verdana"/>
          <w:sz w:val="18"/>
          <w:szCs w:val="18"/>
        </w:rPr>
        <w:t>Synthetic data was generated internally by initializing joint-angle configurations and setting fixed target points. This allowed full control over the experimental setup and reproducibility of results. While integration with external datasets was initially explored—such as those from OpenAI Gym (Brockman et al., 2016), DeepMind Control Suite (DeepMind, 2020), and D4RL (Fu et al., 2020)—the final PoC relies solely on internally generated data. These external sources remain promising avenues for future extension and validation.</w:t>
      </w:r>
    </w:p>
    <w:p w14:paraId="64116ECC" w14:textId="77777777" w:rsidR="0011090C" w:rsidRPr="0014029F" w:rsidRDefault="0011090C" w:rsidP="00F02640">
      <w:pPr>
        <w:spacing w:after="0" w:line="240" w:lineRule="auto"/>
        <w:jc w:val="both"/>
        <w:rPr>
          <w:rFonts w:ascii="Verdana" w:hAnsi="Verdana"/>
          <w:sz w:val="18"/>
          <w:szCs w:val="18"/>
        </w:rPr>
      </w:pPr>
    </w:p>
    <w:p w14:paraId="090C0008" w14:textId="77777777" w:rsidR="003A1CBF" w:rsidRPr="0014029F" w:rsidRDefault="003A1CBF" w:rsidP="00F02640">
      <w:pPr>
        <w:numPr>
          <w:ilvl w:val="0"/>
          <w:numId w:val="23"/>
        </w:numPr>
        <w:spacing w:after="0" w:line="240" w:lineRule="auto"/>
        <w:jc w:val="center"/>
        <w:rPr>
          <w:rFonts w:ascii="Verdana" w:hAnsi="Verdana"/>
          <w:b/>
          <w:bCs/>
          <w:sz w:val="18"/>
          <w:szCs w:val="18"/>
        </w:rPr>
      </w:pPr>
      <w:r w:rsidRPr="0014029F">
        <w:rPr>
          <w:rFonts w:ascii="Verdana" w:hAnsi="Verdana"/>
          <w:b/>
          <w:bCs/>
          <w:sz w:val="18"/>
          <w:szCs w:val="18"/>
        </w:rPr>
        <w:t>LITERATURE REVIEW</w:t>
      </w:r>
    </w:p>
    <w:p w14:paraId="07A6A998" w14:textId="4DE6A086" w:rsidR="2264D8E2" w:rsidRDefault="2264D8E2" w:rsidP="005B5F4C">
      <w:pPr>
        <w:spacing w:after="0" w:line="240" w:lineRule="auto"/>
        <w:ind w:left="720"/>
        <w:jc w:val="both"/>
        <w:rPr>
          <w:rFonts w:ascii="Verdana" w:eastAsia="Aptos" w:hAnsi="Verdana" w:cs="Arial"/>
          <w:b/>
          <w:bCs/>
          <w:sz w:val="18"/>
          <w:szCs w:val="18"/>
        </w:rPr>
      </w:pPr>
    </w:p>
    <w:p w14:paraId="17EBAFEB" w14:textId="0194A023" w:rsidR="2264D8E2" w:rsidRDefault="789D12D4" w:rsidP="005B5F4C">
      <w:pPr>
        <w:spacing w:after="0" w:line="240" w:lineRule="auto"/>
        <w:jc w:val="both"/>
        <w:rPr>
          <w:rFonts w:ascii="Verdana" w:eastAsia="Aptos" w:hAnsi="Verdana" w:cs="Arial"/>
          <w:b/>
          <w:bCs/>
          <w:sz w:val="18"/>
          <w:szCs w:val="18"/>
        </w:rPr>
      </w:pPr>
      <w:r w:rsidRPr="0ECCB174">
        <w:rPr>
          <w:rFonts w:ascii="Verdana" w:eastAsia="Aptos" w:hAnsi="Verdana" w:cs="Arial"/>
          <w:b/>
          <w:bCs/>
          <w:sz w:val="18"/>
          <w:szCs w:val="18"/>
        </w:rPr>
        <w:t>Foundations of Robotic Arm Kinematics</w:t>
      </w:r>
    </w:p>
    <w:p w14:paraId="281C2AB2" w14:textId="65831156" w:rsidR="2264D8E2" w:rsidRDefault="2C085D91" w:rsidP="005B5F4C">
      <w:pPr>
        <w:spacing w:after="0" w:line="240" w:lineRule="auto"/>
        <w:jc w:val="both"/>
        <w:rPr>
          <w:rFonts w:ascii="Verdana" w:eastAsia="Aptos" w:hAnsi="Verdana" w:cs="Arial"/>
        </w:rPr>
      </w:pPr>
      <w:r w:rsidRPr="31CF0191">
        <w:rPr>
          <w:rFonts w:ascii="Verdana" w:eastAsia="Aptos" w:hAnsi="Verdana" w:cs="Arial"/>
          <w:sz w:val="18"/>
          <w:szCs w:val="18"/>
        </w:rPr>
        <w:t xml:space="preserve">A comprehensive understanding of robotic arm mechanics begins with the basic architecture and principles governing their movement. As outlined by </w:t>
      </w:r>
      <w:r w:rsidRPr="005B5F4C">
        <w:rPr>
          <w:rFonts w:ascii="Verdana" w:eastAsia="Aptos" w:hAnsi="Verdana" w:cs="Arial"/>
          <w:sz w:val="18"/>
          <w:szCs w:val="18"/>
        </w:rPr>
        <w:t>Standard Bots (2025)</w:t>
      </w:r>
      <w:r w:rsidRPr="31CF0191">
        <w:rPr>
          <w:rFonts w:ascii="Verdana" w:eastAsia="Aptos" w:hAnsi="Verdana" w:cs="Arial"/>
          <w:sz w:val="18"/>
          <w:szCs w:val="18"/>
        </w:rPr>
        <w:t xml:space="preserve">, robotic arms comprise interconnected joints and segments powered by actuators that mimic muscular functions. Their flexibility and precision depend on the degrees of </w:t>
      </w:r>
      <w:r w:rsidRPr="31CF0191">
        <w:rPr>
          <w:rFonts w:ascii="Verdana" w:eastAsia="Aptos" w:hAnsi="Verdana" w:cs="Arial"/>
          <w:sz w:val="18"/>
          <w:szCs w:val="18"/>
        </w:rPr>
        <w:t xml:space="preserve">freedom and the arrangement of these joints, typically forming configurations akin to human limbs. These systems are designed to operate within a constrained "work envelope" and employ task-specific end-effectors such as grippers or tools. To mathematically represent the arm's motion, </w:t>
      </w:r>
      <w:r w:rsidRPr="005B5F4C">
        <w:rPr>
          <w:rFonts w:ascii="Verdana" w:eastAsia="Aptos" w:hAnsi="Verdana" w:cs="Arial"/>
          <w:sz w:val="18"/>
          <w:szCs w:val="18"/>
        </w:rPr>
        <w:t>Craig (2005)</w:t>
      </w:r>
      <w:r w:rsidRPr="31CF0191">
        <w:rPr>
          <w:rFonts w:ascii="Verdana" w:eastAsia="Aptos" w:hAnsi="Verdana" w:cs="Arial"/>
          <w:sz w:val="18"/>
          <w:szCs w:val="18"/>
        </w:rPr>
        <w:t xml:space="preserve"> introduces homogeneous transformation matrices that combine rotation and translation operations. His detailed explanation of the Denavit-Hartenberg (D-H) convention provides a structured approach to assigning coordinate frames to each link, facilitating consistent and scalable modeling of kinematic chains. This framework is essential for calculating forward and inverse kinematics in both planar and spatial robotic configurations.</w:t>
      </w:r>
    </w:p>
    <w:p w14:paraId="53560E90" w14:textId="2365BAAE" w:rsidR="2264D8E2" w:rsidRDefault="2264D8E2" w:rsidP="005B5F4C">
      <w:pPr>
        <w:spacing w:after="0" w:line="240" w:lineRule="auto"/>
        <w:jc w:val="both"/>
        <w:rPr>
          <w:rFonts w:ascii="Verdana" w:eastAsia="Aptos" w:hAnsi="Verdana" w:cs="Arial"/>
          <w:sz w:val="18"/>
          <w:szCs w:val="18"/>
        </w:rPr>
      </w:pPr>
    </w:p>
    <w:p w14:paraId="18CDBB30" w14:textId="7B9221F8" w:rsidR="2264D8E2" w:rsidRDefault="00C2C685" w:rsidP="005B5F4C">
      <w:pPr>
        <w:spacing w:after="0" w:line="240" w:lineRule="auto"/>
        <w:jc w:val="both"/>
        <w:rPr>
          <w:rFonts w:ascii="Verdana" w:eastAsia="Aptos" w:hAnsi="Verdana" w:cs="Arial"/>
        </w:rPr>
      </w:pPr>
      <w:r w:rsidRPr="5230D87D">
        <w:rPr>
          <w:rFonts w:ascii="Verdana" w:eastAsia="Aptos" w:hAnsi="Verdana" w:cs="Arial"/>
          <w:sz w:val="18"/>
          <w:szCs w:val="18"/>
        </w:rPr>
        <w:t xml:space="preserve">Further elaborating on these principles, Lafifi (2009) differentiates between forward kinematics—calculating the end-effector’s position based on known joint parameters—and inverse kinematics, where joint values are derived from a desired position. His work reinforces the importance of transformation matrices and </w:t>
      </w:r>
      <w:r w:rsidR="6AF307FC" w:rsidRPr="5230D87D">
        <w:rPr>
          <w:rFonts w:ascii="Verdana" w:eastAsia="Aptos" w:hAnsi="Verdana" w:cs="Arial"/>
          <w:sz w:val="18"/>
          <w:szCs w:val="18"/>
        </w:rPr>
        <w:t>coordinating</w:t>
      </w:r>
      <w:r w:rsidRPr="5230D87D">
        <w:rPr>
          <w:rFonts w:ascii="Verdana" w:eastAsia="Aptos" w:hAnsi="Verdana" w:cs="Arial"/>
          <w:sz w:val="18"/>
          <w:szCs w:val="18"/>
        </w:rPr>
        <w:t xml:space="preserve"> </w:t>
      </w:r>
      <w:r w:rsidR="73E8D7F0" w:rsidRPr="5230D87D">
        <w:rPr>
          <w:rFonts w:ascii="Verdana" w:eastAsia="Aptos" w:hAnsi="Verdana" w:cs="Arial"/>
          <w:sz w:val="18"/>
          <w:szCs w:val="18"/>
        </w:rPr>
        <w:t>assignments</w:t>
      </w:r>
      <w:r w:rsidRPr="5230D87D">
        <w:rPr>
          <w:rFonts w:ascii="Verdana" w:eastAsia="Aptos" w:hAnsi="Verdana" w:cs="Arial"/>
          <w:sz w:val="18"/>
          <w:szCs w:val="18"/>
        </w:rPr>
        <w:t xml:space="preserve"> in building accurate models for robotic motion.</w:t>
      </w:r>
      <w:r w:rsidR="7222503B" w:rsidRPr="5230D87D">
        <w:rPr>
          <w:rFonts w:ascii="Verdana" w:eastAsia="Aptos" w:hAnsi="Verdana" w:cs="Arial"/>
          <w:sz w:val="18"/>
          <w:szCs w:val="18"/>
        </w:rPr>
        <w:t xml:space="preserve"> </w:t>
      </w:r>
      <w:r w:rsidRPr="5230D87D">
        <w:rPr>
          <w:rFonts w:ascii="Verdana" w:eastAsia="Aptos" w:hAnsi="Verdana" w:cs="Arial"/>
          <w:sz w:val="18"/>
          <w:szCs w:val="18"/>
        </w:rPr>
        <w:t>Similarly, Salman and Roman (2022) focus on practical implementations of the D-H method in real-world robotic systems. Their applied perspective helps translate theoretical modeling into effective simulations. Expanding on this, Qiu (2024) presents a targeted analysis of a 3-DOF RRR (revolute-revolute-revolute) manipulator. By applying D-H parameters to model its structure, Qiu demonstrates how motion and precision can be achieved through kinematic optimization for specific arm designs.</w:t>
      </w:r>
    </w:p>
    <w:p w14:paraId="2121FF20" w14:textId="68E68292" w:rsidR="2264D8E2" w:rsidRDefault="2264D8E2" w:rsidP="005B5F4C">
      <w:pPr>
        <w:spacing w:after="0" w:line="240" w:lineRule="auto"/>
        <w:jc w:val="both"/>
        <w:rPr>
          <w:rFonts w:ascii="Verdana" w:eastAsia="Aptos" w:hAnsi="Verdana" w:cs="Arial"/>
          <w:b/>
          <w:bCs/>
          <w:sz w:val="18"/>
          <w:szCs w:val="18"/>
        </w:rPr>
      </w:pPr>
    </w:p>
    <w:p w14:paraId="159589EE" w14:textId="107A2F54" w:rsidR="2264D8E2" w:rsidRDefault="789D12D4" w:rsidP="005B5F4C">
      <w:pPr>
        <w:spacing w:after="0" w:line="240" w:lineRule="auto"/>
        <w:jc w:val="both"/>
        <w:rPr>
          <w:rFonts w:ascii="Verdana" w:eastAsia="Aptos" w:hAnsi="Verdana" w:cs="Arial"/>
          <w:b/>
          <w:bCs/>
        </w:rPr>
      </w:pPr>
      <w:r w:rsidRPr="0ECCB174">
        <w:rPr>
          <w:rFonts w:ascii="Verdana" w:eastAsia="Aptos" w:hAnsi="Verdana" w:cs="Arial"/>
          <w:b/>
          <w:bCs/>
          <w:sz w:val="18"/>
          <w:szCs w:val="18"/>
        </w:rPr>
        <w:t>Optimization in Robotics</w:t>
      </w:r>
    </w:p>
    <w:p w14:paraId="0435DC4C" w14:textId="35FBF34D" w:rsidR="2264D8E2" w:rsidRDefault="2C085D91" w:rsidP="005B5F4C">
      <w:pPr>
        <w:spacing w:after="0" w:line="240" w:lineRule="auto"/>
        <w:jc w:val="both"/>
        <w:rPr>
          <w:rFonts w:ascii="Verdana" w:eastAsia="Aptos" w:hAnsi="Verdana" w:cs="Arial"/>
        </w:rPr>
      </w:pPr>
      <w:r w:rsidRPr="31CF0191">
        <w:rPr>
          <w:rFonts w:ascii="Verdana" w:eastAsia="Aptos" w:hAnsi="Verdana" w:cs="Arial"/>
          <w:sz w:val="18"/>
          <w:szCs w:val="18"/>
        </w:rPr>
        <w:t xml:space="preserve">Optimization is central to efficient robotic control. </w:t>
      </w:r>
      <w:r w:rsidRPr="005B5F4C">
        <w:rPr>
          <w:rFonts w:ascii="Verdana" w:eastAsia="Aptos" w:hAnsi="Verdana" w:cs="Arial"/>
          <w:sz w:val="18"/>
          <w:szCs w:val="18"/>
        </w:rPr>
        <w:t>Siciliano et al. (2009)</w:t>
      </w:r>
      <w:r w:rsidRPr="31CF0191">
        <w:rPr>
          <w:rFonts w:ascii="Verdana" w:eastAsia="Aptos" w:hAnsi="Verdana" w:cs="Arial"/>
          <w:sz w:val="18"/>
          <w:szCs w:val="18"/>
        </w:rPr>
        <w:t xml:space="preserve"> highlight how cost functions—typically designed to minimize energy, time, or motion smoothness—are integrated into control systems using a variety of mathematical strategies. These include gradient descent for differentiable objectives, sampling-based planners for complex trajectories, and convex optimization for constrained problems. Optimal control techniques like Linear Quadratic Regulators (LQR) further refine system performance by minimizing specific indices.</w:t>
      </w:r>
      <w:r w:rsidR="3DA255EA" w:rsidRPr="31CF0191">
        <w:rPr>
          <w:rFonts w:ascii="Verdana" w:eastAsia="Aptos" w:hAnsi="Verdana" w:cs="Arial"/>
          <w:sz w:val="18"/>
          <w:szCs w:val="18"/>
        </w:rPr>
        <w:t xml:space="preserve"> In a modern reinforcement learning context, </w:t>
      </w:r>
      <w:r w:rsidR="3DA255EA" w:rsidRPr="005B5F4C">
        <w:rPr>
          <w:rFonts w:ascii="Verdana" w:eastAsia="Aptos" w:hAnsi="Verdana" w:cs="Arial"/>
          <w:sz w:val="18"/>
          <w:szCs w:val="18"/>
        </w:rPr>
        <w:t>Hassan and Sanaullah (2024)</w:t>
      </w:r>
      <w:r w:rsidR="3DA255EA" w:rsidRPr="31CF0191">
        <w:rPr>
          <w:rFonts w:ascii="Verdana" w:eastAsia="Aptos" w:hAnsi="Verdana" w:cs="Arial"/>
          <w:sz w:val="18"/>
          <w:szCs w:val="18"/>
        </w:rPr>
        <w:t xml:space="preserve"> introduce a gradient-based inverse reinforcement learning (IRL) system. Their framework enables robotic arms to learn manipulation tasks directly from visual demonstrations. By extracting visual keypoints and training a predictive dynamics model, the system derives cost functions from behavior </w:t>
      </w:r>
      <w:r w:rsidR="3DA255EA" w:rsidRPr="31CF0191">
        <w:rPr>
          <w:rFonts w:ascii="Verdana" w:eastAsia="Aptos" w:hAnsi="Verdana" w:cs="Arial"/>
          <w:sz w:val="18"/>
          <w:szCs w:val="18"/>
        </w:rPr>
        <w:lastRenderedPageBreak/>
        <w:t>patterns and refines them using temporal-difference model predictive control (TD-MPC). This method advances unsupervised learning of control strategies in environments where explicit action data is unavailable.</w:t>
      </w:r>
    </w:p>
    <w:p w14:paraId="01293CDF" w14:textId="5D332606" w:rsidR="2264D8E2" w:rsidRDefault="2264D8E2" w:rsidP="005B5F4C">
      <w:pPr>
        <w:spacing w:after="0" w:line="240" w:lineRule="auto"/>
        <w:jc w:val="both"/>
        <w:rPr>
          <w:rFonts w:ascii="Verdana" w:eastAsia="Aptos" w:hAnsi="Verdana" w:cs="Arial"/>
          <w:sz w:val="18"/>
          <w:szCs w:val="18"/>
        </w:rPr>
      </w:pPr>
    </w:p>
    <w:p w14:paraId="05FE291E" w14:textId="5DD06030" w:rsidR="2264D8E2" w:rsidRDefault="2C085D91" w:rsidP="005B5F4C">
      <w:pPr>
        <w:spacing w:after="0" w:line="240" w:lineRule="auto"/>
        <w:jc w:val="both"/>
        <w:rPr>
          <w:rFonts w:ascii="Verdana" w:eastAsia="Aptos" w:hAnsi="Verdana" w:cs="Arial"/>
        </w:rPr>
      </w:pPr>
      <w:r w:rsidRPr="31CF0191">
        <w:rPr>
          <w:rFonts w:ascii="Verdana" w:eastAsia="Aptos" w:hAnsi="Verdana" w:cs="Arial"/>
          <w:sz w:val="18"/>
          <w:szCs w:val="18"/>
        </w:rPr>
        <w:t xml:space="preserve">Building on human-influenced behavior, </w:t>
      </w:r>
      <w:r w:rsidRPr="005B5F4C">
        <w:rPr>
          <w:rFonts w:ascii="Verdana" w:eastAsia="Aptos" w:hAnsi="Verdana" w:cs="Arial"/>
          <w:sz w:val="18"/>
          <w:szCs w:val="18"/>
        </w:rPr>
        <w:t>Lee et al. (2012)</w:t>
      </w:r>
      <w:r w:rsidRPr="31CF0191">
        <w:rPr>
          <w:rFonts w:ascii="Verdana" w:eastAsia="Aptos" w:hAnsi="Verdana" w:cs="Arial"/>
          <w:sz w:val="18"/>
          <w:szCs w:val="18"/>
        </w:rPr>
        <w:t xml:space="preserve"> propose a bimanual robotic system where each arm is guided by a cost function inspired by human task division. Using task-compatibility indices, they design a model where coarse and fine motor roles are strategically assigned to mimic natural coordination—enhancing overall efficiency in dual-arm systems.</w:t>
      </w:r>
      <w:r w:rsidR="01F3691F" w:rsidRPr="31CF0191">
        <w:rPr>
          <w:rFonts w:ascii="Verdana" w:eastAsia="Aptos" w:hAnsi="Verdana" w:cs="Arial"/>
          <w:sz w:val="18"/>
          <w:szCs w:val="18"/>
        </w:rPr>
        <w:t xml:space="preserve"> </w:t>
      </w:r>
      <w:r w:rsidRPr="31CF0191">
        <w:rPr>
          <w:rFonts w:ascii="Verdana" w:eastAsia="Aptos" w:hAnsi="Verdana" w:cs="Arial"/>
          <w:sz w:val="18"/>
          <w:szCs w:val="18"/>
        </w:rPr>
        <w:t xml:space="preserve">Energy efficiency, a growing concern in robotics, is addressed in </w:t>
      </w:r>
      <w:r w:rsidRPr="005B5F4C">
        <w:rPr>
          <w:rFonts w:ascii="Verdana" w:eastAsia="Aptos" w:hAnsi="Verdana" w:cs="Arial"/>
          <w:sz w:val="18"/>
          <w:szCs w:val="18"/>
        </w:rPr>
        <w:t>Carabin and Scalera’s (2020)</w:t>
      </w:r>
      <w:r w:rsidRPr="31CF0191">
        <w:rPr>
          <w:rFonts w:ascii="Verdana" w:eastAsia="Aptos" w:hAnsi="Verdana" w:cs="Arial"/>
          <w:sz w:val="18"/>
          <w:szCs w:val="18"/>
        </w:rPr>
        <w:t xml:space="preserve"> work. They develop a methodology for minimum-energy trajectory planning using dynamic and electromechanical modeling. Validated on linear Cartesian manipulators and servo-based test benches, their approach emphasizes sustainability in industrial systems by optimizing speed profiles for energy savings.</w:t>
      </w:r>
    </w:p>
    <w:p w14:paraId="5623DE76" w14:textId="2FC356C9" w:rsidR="2264D8E2" w:rsidRDefault="2264D8E2" w:rsidP="005B5F4C">
      <w:pPr>
        <w:spacing w:after="0" w:line="240" w:lineRule="auto"/>
        <w:jc w:val="both"/>
        <w:rPr>
          <w:rFonts w:ascii="Verdana" w:eastAsia="Aptos" w:hAnsi="Verdana" w:cs="Arial"/>
          <w:sz w:val="18"/>
          <w:szCs w:val="18"/>
        </w:rPr>
      </w:pPr>
    </w:p>
    <w:p w14:paraId="7F846C14" w14:textId="362A88E9" w:rsidR="2264D8E2" w:rsidRDefault="789D12D4" w:rsidP="005B5F4C">
      <w:pPr>
        <w:spacing w:after="0" w:line="240" w:lineRule="auto"/>
        <w:jc w:val="both"/>
        <w:rPr>
          <w:rFonts w:ascii="Verdana" w:eastAsia="Aptos" w:hAnsi="Verdana" w:cs="Arial"/>
          <w:b/>
          <w:bCs/>
        </w:rPr>
      </w:pPr>
      <w:r w:rsidRPr="0ECCB174">
        <w:rPr>
          <w:rFonts w:ascii="Verdana" w:eastAsia="Aptos" w:hAnsi="Verdana" w:cs="Arial"/>
          <w:b/>
          <w:bCs/>
          <w:sz w:val="18"/>
          <w:szCs w:val="18"/>
        </w:rPr>
        <w:t>Simulation and Control Benchmarks</w:t>
      </w:r>
    </w:p>
    <w:p w14:paraId="1606A5AC" w14:textId="430D7ED3" w:rsidR="2264D8E2" w:rsidRDefault="2C085D91" w:rsidP="005B5F4C">
      <w:pPr>
        <w:spacing w:after="0" w:line="240" w:lineRule="auto"/>
        <w:jc w:val="both"/>
        <w:rPr>
          <w:rFonts w:ascii="Verdana" w:eastAsia="Aptos" w:hAnsi="Verdana" w:cs="Arial"/>
        </w:rPr>
      </w:pPr>
      <w:r w:rsidRPr="31CF0191">
        <w:rPr>
          <w:rFonts w:ascii="Verdana" w:eastAsia="Aptos" w:hAnsi="Verdana" w:cs="Arial"/>
          <w:sz w:val="18"/>
          <w:szCs w:val="18"/>
        </w:rPr>
        <w:t xml:space="preserve">To evaluate and compare optimization strategies in robotic control, simulation frameworks play a critical role. </w:t>
      </w:r>
      <w:r w:rsidRPr="005B5F4C">
        <w:rPr>
          <w:rFonts w:ascii="Verdana" w:eastAsia="Aptos" w:hAnsi="Verdana" w:cs="Arial"/>
          <w:sz w:val="18"/>
          <w:szCs w:val="18"/>
        </w:rPr>
        <w:t>Brockman et al. (2016)</w:t>
      </w:r>
      <w:r w:rsidRPr="31CF0191">
        <w:rPr>
          <w:rFonts w:ascii="Verdana" w:eastAsia="Aptos" w:hAnsi="Verdana" w:cs="Arial"/>
          <w:sz w:val="18"/>
          <w:szCs w:val="18"/>
        </w:rPr>
        <w:t xml:space="preserve"> developed OpenAI Gym, a benchmark suite that standardizes reinforcement learning environments, including robotic simulations. Its consistent API enables reproducibility and comparative testing of diverse algorithms under unified settings.</w:t>
      </w:r>
      <w:r w:rsidR="64DBBC78" w:rsidRPr="31CF0191">
        <w:rPr>
          <w:rFonts w:ascii="Verdana" w:eastAsia="Aptos" w:hAnsi="Verdana" w:cs="Arial"/>
          <w:sz w:val="18"/>
          <w:szCs w:val="18"/>
        </w:rPr>
        <w:t xml:space="preserve"> </w:t>
      </w:r>
      <w:r w:rsidRPr="31CF0191">
        <w:rPr>
          <w:rFonts w:ascii="Verdana" w:eastAsia="Aptos" w:hAnsi="Verdana" w:cs="Arial"/>
          <w:sz w:val="18"/>
          <w:szCs w:val="18"/>
        </w:rPr>
        <w:t xml:space="preserve">Similarly, the </w:t>
      </w:r>
      <w:r w:rsidRPr="005B5F4C">
        <w:rPr>
          <w:rFonts w:ascii="Verdana" w:eastAsia="Aptos" w:hAnsi="Verdana" w:cs="Arial"/>
          <w:sz w:val="18"/>
          <w:szCs w:val="18"/>
        </w:rPr>
        <w:t>DeepMind Control Suite (2020)</w:t>
      </w:r>
      <w:r w:rsidRPr="31CF0191">
        <w:rPr>
          <w:rFonts w:ascii="Verdana" w:eastAsia="Aptos" w:hAnsi="Verdana" w:cs="Arial"/>
          <w:sz w:val="18"/>
          <w:szCs w:val="18"/>
        </w:rPr>
        <w:t xml:space="preserve"> provides structured continuous control tasks built on the MuJoCo physics engine. These tasks, ranging from pendulums to manipulators, offer consistent reward schemes and dynamics models—making them ideal for developing and testing learning agents in a simulation context. The suite’s clarity and uniformity are especially beneficial for generating synthetic datasets.</w:t>
      </w:r>
      <w:r w:rsidR="1BAD8681" w:rsidRPr="31CF0191">
        <w:rPr>
          <w:rFonts w:ascii="Verdana" w:eastAsia="Aptos" w:hAnsi="Verdana" w:cs="Arial"/>
          <w:sz w:val="18"/>
          <w:szCs w:val="18"/>
        </w:rPr>
        <w:t xml:space="preserve"> </w:t>
      </w:r>
      <w:r w:rsidRPr="31CF0191">
        <w:rPr>
          <w:rFonts w:ascii="Verdana" w:eastAsia="Aptos" w:hAnsi="Verdana" w:cs="Arial"/>
          <w:sz w:val="18"/>
          <w:szCs w:val="18"/>
        </w:rPr>
        <w:t xml:space="preserve">In the offline learning domain, the </w:t>
      </w:r>
      <w:r w:rsidRPr="005B5F4C">
        <w:rPr>
          <w:rFonts w:ascii="Verdana" w:eastAsia="Aptos" w:hAnsi="Verdana" w:cs="Arial"/>
          <w:sz w:val="18"/>
          <w:szCs w:val="18"/>
        </w:rPr>
        <w:t>D4RL dataset (Fu et al., 2020)</w:t>
      </w:r>
      <w:r w:rsidRPr="31CF0191">
        <w:rPr>
          <w:rFonts w:ascii="Verdana" w:eastAsia="Aptos" w:hAnsi="Verdana" w:cs="Arial"/>
          <w:sz w:val="18"/>
          <w:szCs w:val="18"/>
        </w:rPr>
        <w:t xml:space="preserve"> supports reinforcement learning by offering standardized datasets from locomotion and manipulation environments. This enables researchers to test algorithmic performance under limited interaction conditions, which is crucial for real-world applications like robotics and healthcare.</w:t>
      </w:r>
    </w:p>
    <w:p w14:paraId="39F3644F" w14:textId="37FEA1FC" w:rsidR="009857A2" w:rsidRPr="0014029F" w:rsidRDefault="2C085D91" w:rsidP="005B5F4C">
      <w:pPr>
        <w:spacing w:after="0" w:line="240" w:lineRule="auto"/>
        <w:jc w:val="both"/>
        <w:rPr>
          <w:rFonts w:ascii="Verdana" w:hAnsi="Verdana"/>
          <w:b/>
          <w:bCs/>
          <w:sz w:val="18"/>
          <w:szCs w:val="18"/>
        </w:rPr>
      </w:pPr>
      <w:r w:rsidRPr="31CF0191">
        <w:rPr>
          <w:rFonts w:ascii="Verdana" w:eastAsia="Aptos" w:hAnsi="Verdana" w:cs="Arial"/>
          <w:sz w:val="18"/>
          <w:szCs w:val="18"/>
        </w:rPr>
        <w:t xml:space="preserve">For simpler, code-driven simulations, </w:t>
      </w:r>
      <w:r w:rsidRPr="005B5F4C">
        <w:rPr>
          <w:rFonts w:ascii="Verdana" w:eastAsia="Aptos" w:hAnsi="Verdana" w:cs="Arial"/>
          <w:sz w:val="18"/>
          <w:szCs w:val="18"/>
        </w:rPr>
        <w:t>Mithi (n.d.)</w:t>
      </w:r>
      <w:r w:rsidRPr="31CF0191">
        <w:rPr>
          <w:rFonts w:ascii="Verdana" w:eastAsia="Aptos" w:hAnsi="Verdana" w:cs="Arial"/>
          <w:sz w:val="18"/>
          <w:szCs w:val="18"/>
        </w:rPr>
        <w:t xml:space="preserve"> provides a hands-on 2D robotic arm model implemented in NumPy. This project manually calculates forward kinematics and performs gradient descent to optimize joint configurations. Beyond its algorithmic clarity, it offers intuitive visualization tools using Matplotlib, making it an effective baseline for understanding robotic motion control without advanced libraries. The </w:t>
      </w:r>
      <w:r w:rsidRPr="31CF0191">
        <w:rPr>
          <w:rFonts w:ascii="Verdana" w:eastAsia="Aptos" w:hAnsi="Verdana" w:cs="Arial"/>
          <w:sz w:val="18"/>
          <w:szCs w:val="18"/>
        </w:rPr>
        <w:t>project’s structure directly influenced the simulation logic and visual outputs of our Optimotion model.</w:t>
      </w:r>
    </w:p>
    <w:p w14:paraId="006916A9" w14:textId="25D4D5C1" w:rsidR="005B5F4C" w:rsidRPr="0014029F" w:rsidRDefault="005B5F4C" w:rsidP="5230D87D">
      <w:pPr>
        <w:spacing w:after="0" w:line="240" w:lineRule="auto"/>
        <w:jc w:val="both"/>
        <w:rPr>
          <w:rFonts w:ascii="Verdana" w:hAnsi="Verdana"/>
          <w:b/>
          <w:bCs/>
          <w:sz w:val="18"/>
          <w:szCs w:val="18"/>
        </w:rPr>
      </w:pPr>
    </w:p>
    <w:p w14:paraId="0AB9ED06" w14:textId="77777777" w:rsidR="00D8593A" w:rsidRPr="0014029F" w:rsidRDefault="00D8593A" w:rsidP="00E953D9">
      <w:pPr>
        <w:numPr>
          <w:ilvl w:val="0"/>
          <w:numId w:val="23"/>
        </w:numPr>
        <w:spacing w:after="0" w:line="240" w:lineRule="auto"/>
        <w:jc w:val="center"/>
        <w:rPr>
          <w:rFonts w:ascii="Verdana" w:hAnsi="Verdana"/>
          <w:b/>
          <w:bCs/>
          <w:sz w:val="18"/>
          <w:szCs w:val="18"/>
        </w:rPr>
      </w:pPr>
      <w:r w:rsidRPr="0014029F">
        <w:rPr>
          <w:rFonts w:ascii="Verdana" w:hAnsi="Verdana"/>
          <w:b/>
          <w:bCs/>
          <w:sz w:val="18"/>
          <w:szCs w:val="18"/>
        </w:rPr>
        <w:t>METHODOLOGY</w:t>
      </w:r>
    </w:p>
    <w:p w14:paraId="767E8BAD" w14:textId="77777777" w:rsidR="00D8593A" w:rsidRPr="0014029F" w:rsidRDefault="00D8593A" w:rsidP="005B5F4C">
      <w:pPr>
        <w:keepNext/>
        <w:spacing w:after="0" w:line="240" w:lineRule="auto"/>
        <w:jc w:val="both"/>
        <w:rPr>
          <w:rFonts w:ascii="Verdana" w:hAnsi="Verdana"/>
          <w:b/>
          <w:bCs/>
          <w:sz w:val="18"/>
          <w:szCs w:val="18"/>
        </w:rPr>
      </w:pPr>
    </w:p>
    <w:p w14:paraId="476FB23A" w14:textId="76534EDE" w:rsidR="5D73AF8C" w:rsidRDefault="06C15733" w:rsidP="005B5F4C">
      <w:pPr>
        <w:jc w:val="both"/>
        <w:rPr>
          <w:rFonts w:ascii="Verdana" w:eastAsia="Aptos" w:hAnsi="Verdana" w:cs="Arial"/>
          <w:sz w:val="18"/>
          <w:szCs w:val="18"/>
        </w:rPr>
      </w:pPr>
      <w:r w:rsidRPr="31CF0191">
        <w:rPr>
          <w:rFonts w:ascii="Verdana" w:eastAsia="Aptos" w:hAnsi="Verdana" w:cs="Arial"/>
          <w:sz w:val="18"/>
          <w:szCs w:val="18"/>
        </w:rPr>
        <w:t>The Optimotion model simulates a two-joint planar robotic arm and employs gradient descent to optimize its movement toward a predefined target position. This methodology integrates mathematical modeling, numerical approximation, and visualization to iteratively refine the robot's motion path.</w:t>
      </w:r>
    </w:p>
    <w:p w14:paraId="4603F628" w14:textId="008A3BC1" w:rsidR="31CF0191" w:rsidRDefault="06C15733" w:rsidP="005B5F4C">
      <w:pPr>
        <w:keepNext/>
        <w:spacing w:after="0" w:line="240" w:lineRule="auto"/>
        <w:jc w:val="both"/>
        <w:rPr>
          <w:rFonts w:ascii="Verdana" w:eastAsia="Aptos" w:hAnsi="Verdana" w:cs="Arial"/>
          <w:sz w:val="18"/>
          <w:szCs w:val="18"/>
        </w:rPr>
      </w:pPr>
      <w:r w:rsidRPr="31CF0191">
        <w:rPr>
          <w:rFonts w:ascii="Verdana" w:eastAsia="Aptos" w:hAnsi="Verdana" w:cs="Arial"/>
          <w:sz w:val="18"/>
          <w:szCs w:val="18"/>
        </w:rPr>
        <w:t>Using forward kinematics, the end-effector's position is computed based on joint angles. The cost function, defined as the Euclidean distance between the end-effector and the target, serves as the metric for optimization. To minimize this cost, gradients are approximated numerically, and the joint angles are adjusted iteratively. This process allows the robot arm to converge toward a more accurate configuration using purely mathematical formulations, without reliance on external machine learning libraries or pretrained models.</w:t>
      </w:r>
    </w:p>
    <w:p w14:paraId="78F1D3D2" w14:textId="77777777" w:rsidR="005B5F4C" w:rsidRDefault="005B5F4C" w:rsidP="005B5F4C">
      <w:pPr>
        <w:keepNext/>
        <w:spacing w:after="0" w:line="240" w:lineRule="auto"/>
        <w:jc w:val="both"/>
        <w:rPr>
          <w:rFonts w:ascii="Verdana" w:hAnsi="Verdana"/>
          <w:b/>
          <w:bCs/>
          <w:sz w:val="18"/>
          <w:szCs w:val="18"/>
        </w:rPr>
      </w:pPr>
    </w:p>
    <w:p w14:paraId="67F552A6" w14:textId="0FED8970" w:rsidR="7E71B5A0" w:rsidRDefault="7E71B5A0" w:rsidP="005B5F4C">
      <w:pPr>
        <w:keepNext/>
        <w:spacing w:after="0" w:line="240" w:lineRule="auto"/>
        <w:jc w:val="both"/>
        <w:rPr>
          <w:rFonts w:ascii="Verdana" w:eastAsia="Verdana" w:hAnsi="Verdana" w:cs="Verdana"/>
          <w:sz w:val="18"/>
          <w:szCs w:val="18"/>
        </w:rPr>
      </w:pPr>
      <w:r w:rsidRPr="005B5F4C">
        <w:rPr>
          <w:rFonts w:ascii="Verdana" w:hAnsi="Verdana"/>
          <w:b/>
          <w:bCs/>
          <w:sz w:val="18"/>
          <w:szCs w:val="18"/>
        </w:rPr>
        <w:t>Robotic Arm Configuration</w:t>
      </w:r>
    </w:p>
    <w:p w14:paraId="73269F39" w14:textId="526E01CB" w:rsidR="77185BC4" w:rsidRDefault="77185BC4" w:rsidP="005B5F4C">
      <w:pPr>
        <w:keepNext/>
        <w:spacing w:after="0" w:line="240" w:lineRule="auto"/>
        <w:jc w:val="both"/>
        <w:rPr>
          <w:rFonts w:ascii="Verdana" w:eastAsia="Verdana" w:hAnsi="Verdana" w:cs="Verdana"/>
          <w:sz w:val="18"/>
          <w:szCs w:val="18"/>
        </w:rPr>
      </w:pPr>
      <w:r w:rsidRPr="31CF0191">
        <w:rPr>
          <w:rFonts w:ascii="Verdana" w:eastAsia="Verdana" w:hAnsi="Verdana" w:cs="Verdana"/>
          <w:sz w:val="18"/>
          <w:szCs w:val="18"/>
        </w:rPr>
        <w:t>The simulated robotic arm is designed as a two-joint planar structure—commonly used in robotics for two-dimensional motion control. It consists of two rigid links connected by rotational joints. The first joint anchors the arm to a base, while joint angles θ₁ and θ₂ define the orientation of each link.</w:t>
      </w:r>
    </w:p>
    <w:p w14:paraId="4716642F" w14:textId="13E7C4C9" w:rsidR="77185BC4" w:rsidRDefault="77185BC4" w:rsidP="005B5F4C">
      <w:pPr>
        <w:spacing w:before="240" w:after="240"/>
        <w:jc w:val="both"/>
        <w:rPr>
          <w:rFonts w:ascii="Verdana" w:eastAsia="Verdana" w:hAnsi="Verdana" w:cs="Verdana"/>
          <w:sz w:val="18"/>
          <w:szCs w:val="18"/>
        </w:rPr>
      </w:pPr>
      <w:r w:rsidRPr="31CF0191">
        <w:rPr>
          <w:rFonts w:ascii="Verdana" w:eastAsia="Verdana" w:hAnsi="Verdana" w:cs="Verdana"/>
          <w:sz w:val="18"/>
          <w:szCs w:val="18"/>
        </w:rPr>
        <w:t>Using trigonometric functions and forward kinematics (Craig, 2005), the model calculates the position (x, y) of the end-effector from known link lengths (L</w:t>
      </w:r>
      <w:r w:rsidR="158B0166" w:rsidRPr="31CF0191">
        <w:rPr>
          <w:rFonts w:ascii="Verdana" w:eastAsia="Verdana" w:hAnsi="Verdana" w:cs="Verdana"/>
          <w:sz w:val="18"/>
          <w:szCs w:val="18"/>
        </w:rPr>
        <w:t>1</w:t>
      </w:r>
      <w:r w:rsidRPr="31CF0191">
        <w:rPr>
          <w:rFonts w:ascii="Verdana" w:eastAsia="Verdana" w:hAnsi="Verdana" w:cs="Verdana"/>
          <w:sz w:val="18"/>
          <w:szCs w:val="18"/>
        </w:rPr>
        <w:t>, L</w:t>
      </w:r>
      <w:r w:rsidR="45921259" w:rsidRPr="31CF0191">
        <w:rPr>
          <w:rFonts w:ascii="Verdana" w:eastAsia="Verdana" w:hAnsi="Verdana" w:cs="Verdana"/>
          <w:sz w:val="18"/>
          <w:szCs w:val="18"/>
        </w:rPr>
        <w:t>2</w:t>
      </w:r>
      <w:r w:rsidRPr="31CF0191">
        <w:rPr>
          <w:rFonts w:ascii="Verdana" w:eastAsia="Verdana" w:hAnsi="Verdana" w:cs="Verdana"/>
          <w:sz w:val="18"/>
          <w:szCs w:val="18"/>
        </w:rPr>
        <w:t>) and joint angles. This transformation from joint space to Cartesian space enables precise tracking of the arm’s movement and target-reaching capabilities.</w:t>
      </w:r>
    </w:p>
    <w:p w14:paraId="486DD297" w14:textId="4C43CCC9" w:rsidR="62064322" w:rsidRDefault="62064322" w:rsidP="005B5F4C">
      <w:pPr>
        <w:spacing w:before="240" w:after="240"/>
        <w:jc w:val="both"/>
      </w:pPr>
      <w:r>
        <w:rPr>
          <w:noProof/>
        </w:rPr>
        <w:drawing>
          <wp:inline distT="0" distB="0" distL="0" distR="0" wp14:anchorId="0F55A071" wp14:editId="620AB68D">
            <wp:extent cx="2143125" cy="625677"/>
            <wp:effectExtent l="0" t="0" r="0" b="0"/>
            <wp:docPr id="1141991047" name="Picture 114199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3125" cy="625677"/>
                    </a:xfrm>
                    <a:prstGeom prst="rect">
                      <a:avLst/>
                    </a:prstGeom>
                  </pic:spPr>
                </pic:pic>
              </a:graphicData>
            </a:graphic>
          </wp:inline>
        </w:drawing>
      </w:r>
    </w:p>
    <w:p w14:paraId="642D501D" w14:textId="6667C5D2" w:rsidR="004C3199" w:rsidRDefault="7169624C" w:rsidP="005B5F4C">
      <w:pPr>
        <w:spacing w:after="0" w:line="240" w:lineRule="auto"/>
        <w:jc w:val="both"/>
        <w:rPr>
          <w:rFonts w:ascii="Verdana" w:hAnsi="Verdana"/>
          <w:sz w:val="18"/>
          <w:szCs w:val="18"/>
        </w:rPr>
      </w:pPr>
      <w:r>
        <w:rPr>
          <w:noProof/>
        </w:rPr>
        <w:lastRenderedPageBreak/>
        <w:drawing>
          <wp:inline distT="0" distB="0" distL="0" distR="0" wp14:anchorId="44BF99D7" wp14:editId="6F874CBB">
            <wp:extent cx="2838450" cy="1781175"/>
            <wp:effectExtent l="0" t="0" r="0" b="0"/>
            <wp:docPr id="1081700255" name="Picture 10817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1781175"/>
                    </a:xfrm>
                    <a:prstGeom prst="rect">
                      <a:avLst/>
                    </a:prstGeom>
                  </pic:spPr>
                </pic:pic>
              </a:graphicData>
            </a:graphic>
          </wp:inline>
        </w:drawing>
      </w:r>
      <w:r w:rsidRPr="005B5F4C">
        <w:rPr>
          <w:rFonts w:ascii="Verdana" w:eastAsia="Verdana" w:hAnsi="Verdana" w:cs="Verdana"/>
          <w:i/>
          <w:iCs/>
          <w:sz w:val="18"/>
          <w:szCs w:val="18"/>
        </w:rPr>
        <w:t xml:space="preserve">Figure 1 This image demonstrates </w:t>
      </w:r>
      <w:r w:rsidRPr="005B5F4C">
        <w:rPr>
          <w:rFonts w:ascii="Verdana" w:eastAsia="Verdana" w:hAnsi="Verdana" w:cs="Verdana"/>
          <w:b/>
          <w:bCs/>
          <w:i/>
          <w:iCs/>
          <w:sz w:val="18"/>
          <w:szCs w:val="18"/>
        </w:rPr>
        <w:t>forward kinematics</w:t>
      </w:r>
      <w:r w:rsidRPr="005B5F4C">
        <w:rPr>
          <w:rFonts w:ascii="Verdana" w:eastAsia="Verdana" w:hAnsi="Verdana" w:cs="Verdana"/>
          <w:i/>
          <w:iCs/>
          <w:sz w:val="18"/>
          <w:szCs w:val="18"/>
        </w:rPr>
        <w:t xml:space="preserve"> for a 2-link robotic arm.</w:t>
      </w:r>
    </w:p>
    <w:p w14:paraId="19E1EB5A" w14:textId="6DA57A98" w:rsidR="1FAE0E0C" w:rsidRDefault="1FAE0E0C" w:rsidP="005B5F4C">
      <w:pPr>
        <w:spacing w:after="0" w:line="240" w:lineRule="auto"/>
        <w:jc w:val="both"/>
        <w:rPr>
          <w:rFonts w:ascii="Aptos" w:eastAsia="Aptos" w:hAnsi="Aptos" w:cs="Arial"/>
          <w:i/>
          <w:iCs/>
        </w:rPr>
      </w:pPr>
    </w:p>
    <w:p w14:paraId="786DF1BA" w14:textId="77777777" w:rsidR="005B5F4C" w:rsidRDefault="7E71B5A0" w:rsidP="005B5F4C">
      <w:pPr>
        <w:spacing w:after="0" w:line="240" w:lineRule="auto"/>
        <w:rPr>
          <w:rFonts w:ascii="Verdana" w:eastAsia="Verdana" w:hAnsi="Verdana" w:cs="Verdana"/>
          <w:sz w:val="18"/>
          <w:szCs w:val="18"/>
        </w:rPr>
      </w:pPr>
      <w:r w:rsidRPr="005B5F4C">
        <w:rPr>
          <w:rFonts w:ascii="Verdana" w:hAnsi="Verdana"/>
          <w:b/>
          <w:bCs/>
          <w:sz w:val="18"/>
          <w:szCs w:val="18"/>
        </w:rPr>
        <w:t>Cost Function Design</w:t>
      </w:r>
    </w:p>
    <w:p w14:paraId="6515537C" w14:textId="5F9E1921" w:rsidR="65479F89" w:rsidRPr="005B5F4C" w:rsidRDefault="6E13948A" w:rsidP="005B5F4C">
      <w:pPr>
        <w:spacing w:after="0" w:line="240" w:lineRule="auto"/>
        <w:jc w:val="both"/>
        <w:rPr>
          <w:rFonts w:ascii="Verdana" w:eastAsia="Verdana" w:hAnsi="Verdana" w:cs="Verdana"/>
          <w:sz w:val="18"/>
          <w:szCs w:val="18"/>
        </w:rPr>
      </w:pPr>
      <w:r w:rsidRPr="005B5F4C">
        <w:rPr>
          <w:rFonts w:ascii="Verdana" w:eastAsia="Verdana" w:hAnsi="Verdana" w:cs="Verdana"/>
          <w:sz w:val="18"/>
          <w:szCs w:val="18"/>
        </w:rPr>
        <w:t>The cost function is a core component, calculating the Euclidean distance between the end-effector and the target. A lower cost indicates a better configuration, guiding the optimization process toward the desired position.</w:t>
      </w:r>
    </w:p>
    <w:p w14:paraId="5F504EBB" w14:textId="58600A0E" w:rsidR="65479F89" w:rsidRPr="005B5F4C" w:rsidRDefault="6E13948A" w:rsidP="005B5F4C">
      <w:pPr>
        <w:spacing w:after="0" w:line="240" w:lineRule="auto"/>
        <w:jc w:val="both"/>
        <w:rPr>
          <w:rFonts w:ascii="Verdana" w:eastAsia="Verdana" w:hAnsi="Verdana" w:cs="Verdana"/>
          <w:sz w:val="18"/>
          <w:szCs w:val="18"/>
        </w:rPr>
      </w:pPr>
      <w:r>
        <w:rPr>
          <w:noProof/>
        </w:rPr>
        <w:drawing>
          <wp:inline distT="0" distB="0" distL="0" distR="0" wp14:anchorId="0857C667" wp14:editId="3FA3DF5F">
            <wp:extent cx="2295525" cy="392858"/>
            <wp:effectExtent l="0" t="0" r="0" b="0"/>
            <wp:docPr id="50163273" name="Picture 5016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5525" cy="392858"/>
                    </a:xfrm>
                    <a:prstGeom prst="rect">
                      <a:avLst/>
                    </a:prstGeom>
                  </pic:spPr>
                </pic:pic>
              </a:graphicData>
            </a:graphic>
          </wp:inline>
        </w:drawing>
      </w:r>
    </w:p>
    <w:p w14:paraId="3DBF958D" w14:textId="53DA9369" w:rsidR="65479F89" w:rsidRPr="005B5F4C" w:rsidRDefault="6E13948A" w:rsidP="005B5F4C">
      <w:pPr>
        <w:spacing w:after="0" w:line="240" w:lineRule="auto"/>
        <w:jc w:val="both"/>
        <w:rPr>
          <w:rFonts w:ascii="Verdana" w:eastAsia="Verdana" w:hAnsi="Verdana" w:cs="Verdana"/>
          <w:i/>
          <w:iCs/>
          <w:sz w:val="18"/>
          <w:szCs w:val="18"/>
        </w:rPr>
      </w:pPr>
      <w:r w:rsidRPr="005B5F4C">
        <w:rPr>
          <w:rFonts w:ascii="Verdana" w:eastAsia="Verdana" w:hAnsi="Verdana" w:cs="Verdana"/>
          <w:i/>
          <w:iCs/>
          <w:sz w:val="18"/>
          <w:szCs w:val="18"/>
        </w:rPr>
        <w:t>Figure 2 The cost function calculates the Euclidean distance between the end-effector and the target position.</w:t>
      </w:r>
    </w:p>
    <w:p w14:paraId="4134252A" w14:textId="513DC877" w:rsidR="65479F89" w:rsidRPr="005B5F4C" w:rsidRDefault="65479F89" w:rsidP="005B5F4C">
      <w:pPr>
        <w:spacing w:after="0" w:line="240" w:lineRule="auto"/>
        <w:jc w:val="both"/>
        <w:rPr>
          <w:rFonts w:ascii="Verdana" w:eastAsia="Verdana" w:hAnsi="Verdana" w:cs="Verdana"/>
          <w:i/>
          <w:iCs/>
          <w:sz w:val="18"/>
          <w:szCs w:val="18"/>
        </w:rPr>
      </w:pPr>
    </w:p>
    <w:p w14:paraId="3C7FFDA1" w14:textId="435E4710" w:rsidR="65479F89" w:rsidRPr="005B5F4C" w:rsidRDefault="1A82D0CA" w:rsidP="005B5F4C">
      <w:pPr>
        <w:spacing w:after="0" w:line="240" w:lineRule="auto"/>
        <w:jc w:val="both"/>
        <w:rPr>
          <w:rFonts w:ascii="Verdana" w:eastAsia="Verdana" w:hAnsi="Verdana" w:cs="Verdana"/>
          <w:sz w:val="18"/>
          <w:szCs w:val="18"/>
        </w:rPr>
      </w:pPr>
      <w:r w:rsidRPr="5230D87D">
        <w:rPr>
          <w:rFonts w:ascii="Verdana" w:eastAsia="Verdana" w:hAnsi="Verdana" w:cs="Verdana"/>
          <w:sz w:val="18"/>
          <w:szCs w:val="18"/>
        </w:rPr>
        <w:t xml:space="preserve">The cost function outputs a single value representing the distance to the target. A lower cost indicates </w:t>
      </w:r>
      <w:r w:rsidR="7EE5E4E7" w:rsidRPr="5230D87D">
        <w:rPr>
          <w:rFonts w:ascii="Verdana" w:eastAsia="Verdana" w:hAnsi="Verdana" w:cs="Verdana"/>
          <w:sz w:val="18"/>
          <w:szCs w:val="18"/>
        </w:rPr>
        <w:t>closer</w:t>
      </w:r>
      <w:r w:rsidRPr="5230D87D">
        <w:rPr>
          <w:rFonts w:ascii="Verdana" w:eastAsia="Verdana" w:hAnsi="Verdana" w:cs="Verdana"/>
          <w:sz w:val="18"/>
          <w:szCs w:val="18"/>
        </w:rPr>
        <w:t xml:space="preserve"> proximity to the desired position, which is crucial during the optimization process.</w:t>
      </w:r>
    </w:p>
    <w:p w14:paraId="10E795AA" w14:textId="19D6368C" w:rsidR="65479F89" w:rsidRPr="005B5F4C" w:rsidRDefault="6E13948A" w:rsidP="005B5F4C">
      <w:pPr>
        <w:spacing w:after="0" w:line="240" w:lineRule="auto"/>
        <w:jc w:val="both"/>
        <w:rPr>
          <w:rFonts w:ascii="Verdana" w:eastAsia="Verdana" w:hAnsi="Verdana" w:cs="Verdana"/>
          <w:sz w:val="18"/>
          <w:szCs w:val="18"/>
        </w:rPr>
      </w:pPr>
      <w:r w:rsidRPr="005B5F4C">
        <w:rPr>
          <w:rFonts w:ascii="Verdana" w:eastAsia="Verdana" w:hAnsi="Verdana" w:cs="Verdana"/>
          <w:sz w:val="18"/>
          <w:szCs w:val="18"/>
        </w:rPr>
        <w:t>To promote energy-efficient movements, an optional penalty term can be added—drawing from Carabin &amp; Scalera (2020). This term discourages large angular deviations, ensuring smoother transitions and longer hardware lifespan. In delicate applications such as surgery or precision assembly, this refinement promotes both functional efficiency and physical reliability.</w:t>
      </w:r>
    </w:p>
    <w:p w14:paraId="3126DDFD" w14:textId="430520BB" w:rsidR="007C15D3" w:rsidRPr="0014029F" w:rsidRDefault="007C15D3" w:rsidP="005B5F4C">
      <w:pPr>
        <w:spacing w:after="0" w:line="240" w:lineRule="auto"/>
        <w:jc w:val="both"/>
      </w:pPr>
    </w:p>
    <w:p w14:paraId="089DFDDF" w14:textId="77777777" w:rsidR="004C3199" w:rsidRPr="0014029F" w:rsidRDefault="004C3199" w:rsidP="005B5F4C">
      <w:pPr>
        <w:spacing w:after="0" w:line="240" w:lineRule="auto"/>
        <w:jc w:val="both"/>
        <w:rPr>
          <w:rFonts w:ascii="Verdana" w:hAnsi="Verdana"/>
          <w:b/>
          <w:bCs/>
          <w:sz w:val="18"/>
          <w:szCs w:val="18"/>
        </w:rPr>
      </w:pPr>
      <w:r w:rsidRPr="005803B5">
        <w:rPr>
          <w:rFonts w:ascii="Verdana" w:hAnsi="Verdana"/>
          <w:b/>
          <w:bCs/>
          <w:sz w:val="18"/>
          <w:szCs w:val="18"/>
        </w:rPr>
        <w:t>III. Gradient Descent Implementation</w:t>
      </w:r>
    </w:p>
    <w:p w14:paraId="40F84946" w14:textId="33B28C00" w:rsidR="5DB20656" w:rsidRDefault="5DB20656" w:rsidP="005B5F4C">
      <w:pPr>
        <w:spacing w:after="0" w:line="240" w:lineRule="auto"/>
        <w:jc w:val="both"/>
        <w:rPr>
          <w:rFonts w:ascii="Verdana" w:eastAsia="Aptos" w:hAnsi="Verdana" w:cs="Arial"/>
          <w:sz w:val="18"/>
          <w:szCs w:val="18"/>
        </w:rPr>
      </w:pPr>
      <w:r w:rsidRPr="57EEA458">
        <w:rPr>
          <w:rFonts w:ascii="Verdana" w:eastAsia="Aptos" w:hAnsi="Verdana" w:cs="Arial"/>
          <w:sz w:val="18"/>
          <w:szCs w:val="18"/>
        </w:rPr>
        <w:t xml:space="preserve">To optimize the movement of a two-joint planar robotic arm, we employ gradient descent, a technique for minimizing a defined cost function that measures the distance of the arm's end-effector from a target point. This section outlines the process of computing gradients and the iterative optimization strategy. </w:t>
      </w:r>
    </w:p>
    <w:p w14:paraId="73E00520" w14:textId="402F5F9B"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The first step in the optimization process involves computing the gradients of the cost function with respect to the joint angles of the arm. We utilize a numerical approach known as the finite difference method. This involves slightly perturbing each joint angle (theta1 and theta2) and evaluating the change in cost: </w:t>
      </w:r>
    </w:p>
    <w:p w14:paraId="073E73B9" w14:textId="4AB2506B" w:rsidR="5DB20656" w:rsidRDefault="5DB20656" w:rsidP="48D79F33">
      <w:pPr>
        <w:spacing w:after="0" w:line="240" w:lineRule="auto"/>
        <w:jc w:val="both"/>
        <w:rPr>
          <w:rFonts w:ascii="Verdana" w:eastAsia="Aptos" w:hAnsi="Verdana" w:cs="Arial"/>
          <w:b/>
          <w:bCs/>
          <w:sz w:val="18"/>
          <w:szCs w:val="18"/>
        </w:rPr>
      </w:pPr>
    </w:p>
    <w:p w14:paraId="66DDB315" w14:textId="783BC739" w:rsidR="5DB20656" w:rsidRDefault="5C0F52EE" w:rsidP="005B5F4C">
      <w:pPr>
        <w:spacing w:after="0" w:line="240" w:lineRule="auto"/>
        <w:jc w:val="both"/>
        <w:rPr>
          <w:rFonts w:ascii="Verdana" w:eastAsia="Aptos" w:hAnsi="Verdana" w:cs="Arial"/>
          <w:sz w:val="18"/>
          <w:szCs w:val="18"/>
        </w:rPr>
      </w:pPr>
      <w:r w:rsidRPr="48D79F33">
        <w:rPr>
          <w:rFonts w:ascii="Verdana" w:eastAsia="Aptos" w:hAnsi="Verdana" w:cs="Arial"/>
          <w:b/>
          <w:bCs/>
          <w:sz w:val="18"/>
          <w:szCs w:val="18"/>
        </w:rPr>
        <w:t>1. Current Cost Calculation</w:t>
      </w:r>
    </w:p>
    <w:p w14:paraId="0B2752BD" w14:textId="09EE7CB2" w:rsidR="5DB20656" w:rsidRDefault="0EF6DF94" w:rsidP="005B5F4C">
      <w:pPr>
        <w:spacing w:after="0" w:line="240" w:lineRule="auto"/>
        <w:jc w:val="both"/>
        <w:rPr>
          <w:rFonts w:ascii="Verdana" w:eastAsia="Aptos" w:hAnsi="Verdana" w:cs="Arial"/>
          <w:sz w:val="18"/>
          <w:szCs w:val="18"/>
        </w:rPr>
      </w:pPr>
      <w:r w:rsidRPr="5230D87D">
        <w:rPr>
          <w:rFonts w:ascii="Verdana" w:eastAsia="Aptos" w:hAnsi="Verdana" w:cs="Arial"/>
          <w:sz w:val="18"/>
          <w:szCs w:val="18"/>
        </w:rPr>
        <w:t>T</w:t>
      </w:r>
      <w:r w:rsidR="52D1076D" w:rsidRPr="5230D87D">
        <w:rPr>
          <w:rFonts w:ascii="Verdana" w:eastAsia="Aptos" w:hAnsi="Verdana" w:cs="Arial"/>
          <w:sz w:val="18"/>
          <w:szCs w:val="18"/>
        </w:rPr>
        <w:t>he current cost (distance to the target) is computed with the existing joint angles</w:t>
      </w:r>
      <w:r w:rsidR="183E960E" w:rsidRPr="5230D87D">
        <w:rPr>
          <w:rFonts w:ascii="Verdana" w:eastAsia="Aptos" w:hAnsi="Verdana" w:cs="Arial"/>
          <w:sz w:val="18"/>
          <w:szCs w:val="18"/>
        </w:rPr>
        <w:t xml:space="preserve"> as shown in the </w:t>
      </w:r>
      <w:r w:rsidR="64392900" w:rsidRPr="5230D87D">
        <w:rPr>
          <w:rFonts w:ascii="Verdana" w:eastAsia="Aptos" w:hAnsi="Verdana" w:cs="Arial"/>
          <w:sz w:val="18"/>
          <w:szCs w:val="18"/>
        </w:rPr>
        <w:t>section above</w:t>
      </w:r>
      <w:r w:rsidR="183E960E" w:rsidRPr="5230D87D">
        <w:rPr>
          <w:rFonts w:ascii="Verdana" w:eastAsia="Aptos" w:hAnsi="Verdana" w:cs="Arial"/>
          <w:sz w:val="18"/>
          <w:szCs w:val="18"/>
        </w:rPr>
        <w:t>.</w:t>
      </w:r>
      <w:r w:rsidR="52D1076D" w:rsidRPr="5230D87D">
        <w:rPr>
          <w:rFonts w:ascii="Verdana" w:eastAsia="Aptos" w:hAnsi="Verdana" w:cs="Arial"/>
          <w:sz w:val="18"/>
          <w:szCs w:val="18"/>
        </w:rPr>
        <w:t xml:space="preserve"> </w:t>
      </w:r>
    </w:p>
    <w:p w14:paraId="097A2683" w14:textId="2697A6BE" w:rsidR="5DB20656" w:rsidRDefault="5DB20656" w:rsidP="48D79F33">
      <w:pPr>
        <w:spacing w:after="0" w:line="240" w:lineRule="auto"/>
        <w:jc w:val="both"/>
        <w:rPr>
          <w:rFonts w:ascii="Verdana" w:eastAsia="Aptos" w:hAnsi="Verdana" w:cs="Arial"/>
          <w:b/>
          <w:bCs/>
          <w:sz w:val="18"/>
          <w:szCs w:val="18"/>
        </w:rPr>
      </w:pPr>
    </w:p>
    <w:p w14:paraId="670BCBBC" w14:textId="7143FE39" w:rsidR="5DB20656" w:rsidRDefault="5C0F52EE" w:rsidP="005B5F4C">
      <w:pPr>
        <w:spacing w:after="0" w:line="240" w:lineRule="auto"/>
        <w:jc w:val="both"/>
        <w:rPr>
          <w:rFonts w:ascii="Verdana" w:eastAsia="Aptos" w:hAnsi="Verdana" w:cs="Arial"/>
          <w:sz w:val="18"/>
          <w:szCs w:val="18"/>
        </w:rPr>
      </w:pPr>
      <w:r w:rsidRPr="48D79F33">
        <w:rPr>
          <w:rFonts w:ascii="Verdana" w:eastAsia="Aptos" w:hAnsi="Verdana" w:cs="Arial"/>
          <w:b/>
          <w:bCs/>
          <w:sz w:val="18"/>
          <w:szCs w:val="18"/>
        </w:rPr>
        <w:t>2. Perturbation of Angles</w:t>
      </w:r>
    </w:p>
    <w:p w14:paraId="2E2C99FC" w14:textId="22352FE5" w:rsidR="5DB20656" w:rsidRDefault="11AD3433" w:rsidP="005B5F4C">
      <w:pPr>
        <w:spacing w:after="0" w:line="240" w:lineRule="auto"/>
        <w:jc w:val="both"/>
      </w:pPr>
      <w:r>
        <w:rPr>
          <w:noProof/>
        </w:rPr>
        <w:drawing>
          <wp:inline distT="0" distB="0" distL="0" distR="0" wp14:anchorId="0CE55DB6" wp14:editId="2829AE26">
            <wp:extent cx="2428875" cy="497186"/>
            <wp:effectExtent l="0" t="0" r="0" b="0"/>
            <wp:docPr id="2037613550" name="Picture 203761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875" cy="497186"/>
                    </a:xfrm>
                    <a:prstGeom prst="rect">
                      <a:avLst/>
                    </a:prstGeom>
                  </pic:spPr>
                </pic:pic>
              </a:graphicData>
            </a:graphic>
          </wp:inline>
        </w:drawing>
      </w:r>
    </w:p>
    <w:p w14:paraId="68535D60" w14:textId="190F6803" w:rsidR="5DB20656" w:rsidRDefault="5EC45AC0" w:rsidP="005B5F4C">
      <w:pPr>
        <w:spacing w:after="0" w:line="240" w:lineRule="auto"/>
        <w:jc w:val="both"/>
        <w:rPr>
          <w:rFonts w:ascii="Verdana" w:eastAsia="Aptos" w:hAnsi="Verdana" w:cs="Arial"/>
          <w:sz w:val="18"/>
          <w:szCs w:val="18"/>
        </w:rPr>
      </w:pPr>
      <w:r w:rsidRPr="005B5F4C">
        <w:rPr>
          <w:rFonts w:ascii="Verdana" w:eastAsia="Aptos" w:hAnsi="Verdana" w:cs="Arial"/>
          <w:i/>
          <w:iCs/>
          <w:sz w:val="18"/>
          <w:szCs w:val="18"/>
        </w:rPr>
        <w:t xml:space="preserve">Figure 3 </w:t>
      </w:r>
      <w:r w:rsidR="5DB20656" w:rsidRPr="005B5F4C">
        <w:rPr>
          <w:rFonts w:ascii="Verdana" w:eastAsia="Aptos" w:hAnsi="Verdana" w:cs="Arial"/>
          <w:i/>
          <w:iCs/>
          <w:sz w:val="18"/>
          <w:szCs w:val="18"/>
        </w:rPr>
        <w:t>The first joint angle (theta1) is increased by a small value (epsilon) to see how the cost function is affected. The difference in cost gives an estimate of the gradient with respect to theta1.</w:t>
      </w:r>
      <w:r w:rsidR="5DB20656" w:rsidRPr="1FAE0E0C">
        <w:rPr>
          <w:rFonts w:ascii="Verdana" w:eastAsia="Aptos" w:hAnsi="Verdana" w:cs="Arial"/>
          <w:sz w:val="18"/>
          <w:szCs w:val="18"/>
        </w:rPr>
        <w:t xml:space="preserve"> </w:t>
      </w:r>
    </w:p>
    <w:p w14:paraId="5E7DBDF1" w14:textId="37B6D947" w:rsidR="5DB20656" w:rsidRDefault="5DB20656" w:rsidP="005B5F4C">
      <w:pPr>
        <w:spacing w:after="0" w:line="240" w:lineRule="auto"/>
        <w:jc w:val="both"/>
        <w:rPr>
          <w:rFonts w:ascii="Verdana" w:eastAsia="Aptos" w:hAnsi="Verdana" w:cs="Arial"/>
          <w:sz w:val="18"/>
          <w:szCs w:val="18"/>
        </w:rPr>
      </w:pPr>
    </w:p>
    <w:p w14:paraId="2C305A51" w14:textId="04A44253" w:rsidR="5DB20656" w:rsidRDefault="5DB20656" w:rsidP="005B5F4C">
      <w:pPr>
        <w:spacing w:after="0" w:line="240" w:lineRule="auto"/>
        <w:jc w:val="both"/>
        <w:rPr>
          <w:rFonts w:ascii="Verdana" w:eastAsia="Aptos" w:hAnsi="Verdana" w:cs="Arial"/>
          <w:sz w:val="18"/>
          <w:szCs w:val="18"/>
        </w:rPr>
      </w:pPr>
      <w:r w:rsidRPr="1FAE0E0C">
        <w:rPr>
          <w:rFonts w:ascii="Verdana" w:eastAsia="Aptos" w:hAnsi="Verdana" w:cs="Arial"/>
          <w:sz w:val="18"/>
          <w:szCs w:val="18"/>
        </w:rPr>
        <w:t xml:space="preserve">The same process is repeated for the second joint angle (theta2), allowing us to compute its gradient. The resulting gradients indicate how much to adjust each joint angle to decrease the cost effectively. </w:t>
      </w:r>
    </w:p>
    <w:p w14:paraId="6CB783E9" w14:textId="696CC55E" w:rsidR="57EEA458" w:rsidRDefault="57EEA458" w:rsidP="005B5F4C">
      <w:pPr>
        <w:spacing w:after="0" w:line="240" w:lineRule="auto"/>
        <w:jc w:val="both"/>
        <w:rPr>
          <w:rFonts w:ascii="Verdana" w:eastAsia="Aptos" w:hAnsi="Verdana" w:cs="Arial"/>
          <w:sz w:val="18"/>
          <w:szCs w:val="18"/>
        </w:rPr>
      </w:pPr>
    </w:p>
    <w:p w14:paraId="7299F1DB" w14:textId="4141BC7E" w:rsidR="005B5F4C"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Once the gradients are determined, the next step is to update the joint angles iteratively:</w:t>
      </w:r>
    </w:p>
    <w:p w14:paraId="17262685" w14:textId="77777777" w:rsidR="005B5F4C" w:rsidRDefault="005B5F4C" w:rsidP="005B5F4C">
      <w:pPr>
        <w:spacing w:after="0" w:line="240" w:lineRule="auto"/>
        <w:jc w:val="both"/>
        <w:rPr>
          <w:rFonts w:ascii="Verdana" w:eastAsia="Aptos" w:hAnsi="Verdana" w:cs="Arial"/>
          <w:sz w:val="18"/>
          <w:szCs w:val="18"/>
        </w:rPr>
      </w:pPr>
    </w:p>
    <w:p w14:paraId="51463E92" w14:textId="2D4BA906"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b/>
          <w:bCs/>
          <w:sz w:val="18"/>
          <w:szCs w:val="18"/>
        </w:rPr>
        <w:t>1. Initialization</w:t>
      </w:r>
    </w:p>
    <w:p w14:paraId="26D6AB78" w14:textId="7F11C035"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Begin with predefined initial angles for theta1 and theta2, as well as a set learning rate and number of iterations for the optimization process. </w:t>
      </w:r>
    </w:p>
    <w:p w14:paraId="766DCCA6" w14:textId="77777777" w:rsidR="005B5F4C" w:rsidRDefault="005B5F4C" w:rsidP="005B5F4C">
      <w:pPr>
        <w:spacing w:after="0" w:line="240" w:lineRule="auto"/>
        <w:jc w:val="both"/>
        <w:rPr>
          <w:rFonts w:ascii="Verdana" w:eastAsia="Aptos" w:hAnsi="Verdana" w:cs="Arial"/>
          <w:sz w:val="18"/>
          <w:szCs w:val="18"/>
        </w:rPr>
      </w:pPr>
    </w:p>
    <w:p w14:paraId="4C81E4AB" w14:textId="5A9E6F3E"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b/>
          <w:bCs/>
          <w:sz w:val="18"/>
          <w:szCs w:val="18"/>
        </w:rPr>
        <w:t>2. Iterative Updates</w:t>
      </w:r>
    </w:p>
    <w:p w14:paraId="7DE6DABF" w14:textId="658C5B8E"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 For each iteration, calculate the current cost based on the current joint angles. </w:t>
      </w:r>
    </w:p>
    <w:p w14:paraId="23AAB47E" w14:textId="5DB7F9A2"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 Use the computed gradients to update each angle: the angles are adjusted in the direction opposite to the gradient (to minimize the cost function). </w:t>
      </w:r>
    </w:p>
    <w:p w14:paraId="7638FA3F" w14:textId="0721330B" w:rsidR="5DB20656" w:rsidRDefault="5C0F52EE"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 Record the updated angles and the associated cost at each step for analysis of the optimization progress. </w:t>
      </w:r>
    </w:p>
    <w:p w14:paraId="2C37012D" w14:textId="15038062" w:rsidR="57EEA458" w:rsidRDefault="73FC4156" w:rsidP="005B5F4C">
      <w:pPr>
        <w:spacing w:after="0" w:line="240" w:lineRule="auto"/>
        <w:jc w:val="both"/>
      </w:pPr>
      <w:r>
        <w:rPr>
          <w:noProof/>
        </w:rPr>
        <w:drawing>
          <wp:inline distT="0" distB="0" distL="0" distR="0" wp14:anchorId="725C1F1B" wp14:editId="786C907B">
            <wp:extent cx="2124075" cy="627244"/>
            <wp:effectExtent l="0" t="0" r="0" b="0"/>
            <wp:docPr id="1850270304" name="Picture 185027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4075" cy="627244"/>
                    </a:xfrm>
                    <a:prstGeom prst="rect">
                      <a:avLst/>
                    </a:prstGeom>
                  </pic:spPr>
                </pic:pic>
              </a:graphicData>
            </a:graphic>
          </wp:inline>
        </w:drawing>
      </w:r>
    </w:p>
    <w:p w14:paraId="6780BB21" w14:textId="3A277860" w:rsidR="57EEA458" w:rsidRDefault="73FC4156" w:rsidP="005B5F4C">
      <w:pPr>
        <w:spacing w:after="0" w:line="240" w:lineRule="auto"/>
        <w:jc w:val="both"/>
        <w:rPr>
          <w:rFonts w:ascii="Verdana" w:eastAsia="Verdana" w:hAnsi="Verdana" w:cs="Verdana"/>
          <w:i/>
          <w:iCs/>
          <w:sz w:val="18"/>
          <w:szCs w:val="18"/>
        </w:rPr>
      </w:pPr>
      <w:r w:rsidRPr="005B5F4C">
        <w:rPr>
          <w:rFonts w:ascii="Verdana" w:eastAsia="Verdana" w:hAnsi="Verdana" w:cs="Verdana"/>
          <w:i/>
          <w:iCs/>
          <w:sz w:val="18"/>
          <w:szCs w:val="18"/>
        </w:rPr>
        <w:t>Figure 4 The update rule for each joint angle</w:t>
      </w:r>
    </w:p>
    <w:p w14:paraId="050B5E7E" w14:textId="1E4B3D36" w:rsidR="57EEA458" w:rsidRDefault="57EEA458" w:rsidP="005B5F4C">
      <w:pPr>
        <w:spacing w:after="0" w:line="240" w:lineRule="auto"/>
        <w:jc w:val="both"/>
        <w:rPr>
          <w:rFonts w:ascii="Verdana" w:eastAsia="Verdana" w:hAnsi="Verdana" w:cs="Verdana"/>
          <w:i/>
          <w:iCs/>
          <w:sz w:val="18"/>
          <w:szCs w:val="18"/>
        </w:rPr>
      </w:pPr>
    </w:p>
    <w:p w14:paraId="1C7ADCE6" w14:textId="474785C4" w:rsidR="57EEA458" w:rsidRDefault="10AE3D75" w:rsidP="005B5F4C">
      <w:pPr>
        <w:spacing w:after="0" w:line="240" w:lineRule="auto"/>
        <w:jc w:val="both"/>
        <w:rPr>
          <w:rFonts w:ascii="Verdana" w:eastAsia="Aptos" w:hAnsi="Verdana" w:cs="Arial"/>
          <w:sz w:val="18"/>
          <w:szCs w:val="18"/>
        </w:rPr>
      </w:pPr>
      <w:r w:rsidRPr="31CF0191">
        <w:rPr>
          <w:rFonts w:ascii="Verdana" w:eastAsia="Aptos" w:hAnsi="Verdana" w:cs="Arial"/>
          <w:b/>
          <w:bCs/>
          <w:sz w:val="18"/>
          <w:szCs w:val="18"/>
        </w:rPr>
        <w:t>3. Tracking Progress</w:t>
      </w:r>
    </w:p>
    <w:p w14:paraId="3E274D74" w14:textId="39305562" w:rsidR="57EEA458" w:rsidRDefault="10AE3D75"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 xml:space="preserve">Maintain a history of angles and costs over iterations to assess the convergence and behavior of the optimization. </w:t>
      </w:r>
    </w:p>
    <w:p w14:paraId="0204CD5E" w14:textId="248C4AAB" w:rsidR="57EEA458" w:rsidRDefault="57EEA458" w:rsidP="005B5F4C">
      <w:pPr>
        <w:spacing w:after="0" w:line="240" w:lineRule="auto"/>
        <w:jc w:val="both"/>
        <w:rPr>
          <w:rFonts w:ascii="Verdana" w:eastAsia="Aptos" w:hAnsi="Verdana" w:cs="Arial"/>
          <w:b/>
          <w:bCs/>
          <w:sz w:val="18"/>
          <w:szCs w:val="18"/>
        </w:rPr>
      </w:pPr>
    </w:p>
    <w:p w14:paraId="59A71195" w14:textId="67E5A418" w:rsidR="57EEA458" w:rsidRDefault="10AE3D75"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By systematically applying these steps, the optimization process converges towards the joint angles that minimize the distance to the target, thereby improving the performance and efficiency of the robotic arm's movements.</w:t>
      </w:r>
    </w:p>
    <w:p w14:paraId="488ACFB3" w14:textId="0CE28555" w:rsidR="57EEA458" w:rsidRDefault="57EEA458" w:rsidP="005B5F4C">
      <w:pPr>
        <w:spacing w:after="0" w:line="240" w:lineRule="auto"/>
        <w:jc w:val="both"/>
        <w:rPr>
          <w:rFonts w:ascii="Verdana" w:eastAsia="Aptos" w:hAnsi="Verdana" w:cs="Arial"/>
          <w:sz w:val="18"/>
          <w:szCs w:val="18"/>
        </w:rPr>
      </w:pPr>
    </w:p>
    <w:p w14:paraId="36660DBA" w14:textId="5F1598E1" w:rsidR="57EEA458" w:rsidRPr="005B5F4C" w:rsidRDefault="10AE3D75" w:rsidP="005B5F4C">
      <w:pPr>
        <w:spacing w:after="0" w:line="240" w:lineRule="auto"/>
        <w:jc w:val="both"/>
        <w:rPr>
          <w:rFonts w:ascii="Verdana" w:eastAsia="Verdana" w:hAnsi="Verdana" w:cs="Verdana"/>
          <w:i/>
          <w:iCs/>
          <w:sz w:val="18"/>
          <w:szCs w:val="18"/>
        </w:rPr>
      </w:pPr>
      <w:r>
        <w:rPr>
          <w:noProof/>
        </w:rPr>
        <w:lastRenderedPageBreak/>
        <w:drawing>
          <wp:inline distT="0" distB="0" distL="0" distR="0" wp14:anchorId="456AA2A2" wp14:editId="7C74CEAD">
            <wp:extent cx="2838450" cy="1771650"/>
            <wp:effectExtent l="0" t="0" r="0" b="0"/>
            <wp:docPr id="879596431" name="Picture 4801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1796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8450" cy="1771650"/>
                    </a:xfrm>
                    <a:prstGeom prst="rect">
                      <a:avLst/>
                    </a:prstGeom>
                  </pic:spPr>
                </pic:pic>
              </a:graphicData>
            </a:graphic>
          </wp:inline>
        </w:drawing>
      </w:r>
      <w:r w:rsidRPr="005B5F4C">
        <w:rPr>
          <w:rFonts w:ascii="Verdana" w:eastAsia="Verdana" w:hAnsi="Verdana" w:cs="Verdana"/>
          <w:i/>
          <w:iCs/>
          <w:sz w:val="18"/>
          <w:szCs w:val="18"/>
        </w:rPr>
        <w:t>Figure 5 Cost convergence (reduction) graph for 0.001 learning rate and 5000 iterations</w:t>
      </w:r>
    </w:p>
    <w:p w14:paraId="7DCC6650" w14:textId="3E07E602" w:rsidR="57EEA458" w:rsidRPr="005B5F4C" w:rsidRDefault="57EEA458" w:rsidP="005B5F4C">
      <w:pPr>
        <w:spacing w:after="0" w:line="240" w:lineRule="auto"/>
        <w:jc w:val="both"/>
        <w:rPr>
          <w:rFonts w:ascii="Verdana" w:eastAsia="Verdana" w:hAnsi="Verdana" w:cs="Verdana"/>
          <w:i/>
          <w:iCs/>
          <w:sz w:val="18"/>
          <w:szCs w:val="18"/>
        </w:rPr>
      </w:pPr>
    </w:p>
    <w:p w14:paraId="1E3C5944" w14:textId="7A33CD5A" w:rsidR="57EEA458" w:rsidRPr="005B5F4C" w:rsidRDefault="43CBFF07" w:rsidP="005B5F4C">
      <w:pPr>
        <w:spacing w:after="0" w:line="240" w:lineRule="auto"/>
        <w:jc w:val="both"/>
        <w:rPr>
          <w:rFonts w:ascii="Verdana" w:eastAsia="Verdana" w:hAnsi="Verdana" w:cs="Verdana"/>
          <w:sz w:val="18"/>
          <w:szCs w:val="18"/>
        </w:rPr>
      </w:pPr>
      <w:commentRangeStart w:id="11"/>
      <w:commentRangeStart w:id="12"/>
      <w:r w:rsidRPr="1AE7E388">
        <w:rPr>
          <w:rFonts w:ascii="Verdana" w:eastAsia="Verdana" w:hAnsi="Verdana" w:cs="Verdana"/>
          <w:sz w:val="18"/>
          <w:szCs w:val="18"/>
        </w:rPr>
        <w:t xml:space="preserve">The cost reduction graph might oscillate and </w:t>
      </w:r>
      <w:r w:rsidR="1AEB01CB" w:rsidRPr="1AE7E388">
        <w:rPr>
          <w:rFonts w:ascii="Verdana" w:eastAsia="Verdana" w:hAnsi="Verdana" w:cs="Verdana"/>
          <w:sz w:val="18"/>
          <w:szCs w:val="18"/>
        </w:rPr>
        <w:t>fail</w:t>
      </w:r>
      <w:r w:rsidRPr="1AE7E388">
        <w:rPr>
          <w:rFonts w:ascii="Verdana" w:eastAsia="Verdana" w:hAnsi="Verdana" w:cs="Verdana"/>
          <w:sz w:val="18"/>
          <w:szCs w:val="18"/>
        </w:rPr>
        <w:t xml:space="preserve"> to converge if the learning rate used in the gradient descent optimization is too high. This is caused due to the optimizer overshooting the minimum, resulting in repeated fluctuations between values rather than smooth convergence. To resolve this, </w:t>
      </w:r>
      <w:r w:rsidR="238FB924" w:rsidRPr="1AE7E388">
        <w:rPr>
          <w:rFonts w:ascii="Verdana" w:eastAsia="Verdana" w:hAnsi="Verdana" w:cs="Verdana"/>
          <w:sz w:val="18"/>
          <w:szCs w:val="18"/>
        </w:rPr>
        <w:t>the learning</w:t>
      </w:r>
      <w:r w:rsidRPr="1AE7E388">
        <w:rPr>
          <w:rFonts w:ascii="Verdana" w:eastAsia="Verdana" w:hAnsi="Verdana" w:cs="Verdana"/>
          <w:sz w:val="18"/>
          <w:szCs w:val="18"/>
        </w:rPr>
        <w:t xml:space="preserve"> rate needs to be reduced. Th</w:t>
      </w:r>
      <w:r w:rsidR="4CC6B009" w:rsidRPr="1AE7E388">
        <w:rPr>
          <w:rFonts w:ascii="Verdana" w:eastAsia="Verdana" w:hAnsi="Verdana" w:cs="Verdana"/>
          <w:sz w:val="18"/>
          <w:szCs w:val="18"/>
        </w:rPr>
        <w:t>e</w:t>
      </w:r>
      <w:r w:rsidRPr="1AE7E388">
        <w:rPr>
          <w:rFonts w:ascii="Verdana" w:eastAsia="Verdana" w:hAnsi="Verdana" w:cs="Verdana"/>
          <w:sz w:val="18"/>
          <w:szCs w:val="18"/>
        </w:rPr>
        <w:t xml:space="preserve"> smaller step size allows the optimizer to approach the minimum more gradually, promoting stable and smooth convergence of the cost function.</w:t>
      </w:r>
      <w:commentRangeEnd w:id="11"/>
      <w:r>
        <w:rPr>
          <w:rStyle w:val="CommentReference"/>
        </w:rPr>
        <w:commentReference w:id="11"/>
      </w:r>
      <w:commentRangeEnd w:id="12"/>
      <w:r>
        <w:rPr>
          <w:rStyle w:val="CommentReference"/>
        </w:rPr>
        <w:commentReference w:id="12"/>
      </w:r>
    </w:p>
    <w:p w14:paraId="59335C15" w14:textId="0DD95FCA" w:rsidR="57EEA458" w:rsidRPr="005B5F4C" w:rsidRDefault="57EEA458" w:rsidP="005B5F4C">
      <w:pPr>
        <w:spacing w:after="0" w:line="240" w:lineRule="auto"/>
        <w:jc w:val="both"/>
        <w:rPr>
          <w:rFonts w:ascii="Verdana" w:eastAsia="Verdana" w:hAnsi="Verdana" w:cs="Verdana"/>
          <w:sz w:val="18"/>
          <w:szCs w:val="18"/>
        </w:rPr>
      </w:pPr>
    </w:p>
    <w:p w14:paraId="5086BCFD" w14:textId="01FB0E5E" w:rsidR="29D4A2C1" w:rsidRPr="005803B5" w:rsidRDefault="43CBFF07" w:rsidP="5230D87D">
      <w:pPr>
        <w:spacing w:after="0" w:line="240" w:lineRule="auto"/>
        <w:jc w:val="both"/>
        <w:rPr>
          <w:rFonts w:ascii="Verdana" w:eastAsia="Verdana" w:hAnsi="Verdana" w:cs="Verdana"/>
          <w:i/>
          <w:iCs/>
          <w:sz w:val="18"/>
          <w:szCs w:val="18"/>
        </w:rPr>
      </w:pPr>
      <w:r>
        <w:rPr>
          <w:noProof/>
        </w:rPr>
        <w:drawing>
          <wp:inline distT="0" distB="0" distL="0" distR="0" wp14:anchorId="4E874757" wp14:editId="02F7EE12">
            <wp:extent cx="2838450" cy="1771650"/>
            <wp:effectExtent l="0" t="0" r="0" b="0"/>
            <wp:docPr id="1050657012" name="Picture 35229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908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50" cy="1771650"/>
                    </a:xfrm>
                    <a:prstGeom prst="rect">
                      <a:avLst/>
                    </a:prstGeom>
                  </pic:spPr>
                </pic:pic>
              </a:graphicData>
            </a:graphic>
          </wp:inline>
        </w:drawing>
      </w:r>
      <w:r w:rsidRPr="5230D87D">
        <w:rPr>
          <w:rFonts w:ascii="Verdana" w:eastAsia="Verdana" w:hAnsi="Verdana" w:cs="Verdana"/>
          <w:i/>
          <w:iCs/>
          <w:sz w:val="18"/>
          <w:szCs w:val="18"/>
        </w:rPr>
        <w:t>Figure 6 Cost convergence (reduction) graph with high (0.1) learning rate. Notice that the optimizer overshot the minima due to that.</w:t>
      </w:r>
    </w:p>
    <w:p w14:paraId="206BA3B9" w14:textId="7B96BA7D" w:rsidR="0014029F" w:rsidRPr="0014029F" w:rsidRDefault="0014029F" w:rsidP="005B5F4C">
      <w:pPr>
        <w:spacing w:after="0" w:line="240" w:lineRule="auto"/>
        <w:jc w:val="both"/>
        <w:rPr>
          <w:rFonts w:ascii="Verdana" w:hAnsi="Verdana"/>
          <w:sz w:val="18"/>
          <w:szCs w:val="18"/>
        </w:rPr>
      </w:pPr>
    </w:p>
    <w:p w14:paraId="756CE39A" w14:textId="6EE78647" w:rsidR="004C3199" w:rsidRPr="0014029F" w:rsidRDefault="7E71B5A0" w:rsidP="005B5F4C">
      <w:pPr>
        <w:spacing w:after="0" w:line="240" w:lineRule="auto"/>
        <w:jc w:val="both"/>
        <w:rPr>
          <w:rFonts w:ascii="Verdana" w:hAnsi="Verdana"/>
          <w:b/>
          <w:bCs/>
          <w:sz w:val="18"/>
          <w:szCs w:val="18"/>
        </w:rPr>
      </w:pPr>
      <w:r w:rsidRPr="005B5F4C">
        <w:rPr>
          <w:rFonts w:ascii="Verdana" w:hAnsi="Verdana"/>
          <w:b/>
          <w:bCs/>
          <w:sz w:val="18"/>
          <w:szCs w:val="18"/>
        </w:rPr>
        <w:t>IV. Simulation Tools and Dataset Strategy</w:t>
      </w:r>
    </w:p>
    <w:p w14:paraId="6141B19D" w14:textId="239B5056" w:rsidR="66043998" w:rsidRDefault="66043998"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Our implementation relies on:</w:t>
      </w:r>
    </w:p>
    <w:p w14:paraId="1D4CBC14" w14:textId="4D7DD70C" w:rsidR="66043998" w:rsidRDefault="66043998" w:rsidP="005B5F4C">
      <w:pPr>
        <w:pStyle w:val="ListParagraph"/>
        <w:numPr>
          <w:ilvl w:val="0"/>
          <w:numId w:val="4"/>
        </w:numPr>
        <w:spacing w:after="0" w:line="240" w:lineRule="auto"/>
        <w:jc w:val="both"/>
        <w:rPr>
          <w:rFonts w:ascii="Verdana" w:eastAsia="Aptos" w:hAnsi="Verdana" w:cs="Arial"/>
          <w:sz w:val="18"/>
          <w:szCs w:val="18"/>
        </w:rPr>
      </w:pPr>
      <w:r w:rsidRPr="31CF0191">
        <w:rPr>
          <w:rFonts w:ascii="Verdana" w:eastAsia="Aptos" w:hAnsi="Verdana" w:cs="Arial"/>
          <w:b/>
          <w:bCs/>
          <w:sz w:val="18"/>
          <w:szCs w:val="18"/>
        </w:rPr>
        <w:t>NumPy</w:t>
      </w:r>
      <w:r w:rsidRPr="31CF0191">
        <w:rPr>
          <w:rFonts w:ascii="Verdana" w:eastAsia="Aptos" w:hAnsi="Verdana" w:cs="Arial"/>
          <w:sz w:val="18"/>
          <w:szCs w:val="18"/>
        </w:rPr>
        <w:t xml:space="preserve"> for numerical computations.</w:t>
      </w:r>
    </w:p>
    <w:p w14:paraId="3D839D87" w14:textId="6E08428A" w:rsidR="66043998" w:rsidRDefault="66043998" w:rsidP="005B5F4C">
      <w:pPr>
        <w:pStyle w:val="ListParagraph"/>
        <w:numPr>
          <w:ilvl w:val="0"/>
          <w:numId w:val="4"/>
        </w:numPr>
        <w:spacing w:after="0" w:line="240" w:lineRule="auto"/>
        <w:jc w:val="both"/>
        <w:rPr>
          <w:rFonts w:ascii="Verdana" w:eastAsia="Aptos" w:hAnsi="Verdana" w:cs="Arial"/>
          <w:sz w:val="18"/>
          <w:szCs w:val="18"/>
        </w:rPr>
      </w:pPr>
      <w:r w:rsidRPr="31CF0191">
        <w:rPr>
          <w:rFonts w:ascii="Verdana" w:eastAsia="Aptos" w:hAnsi="Verdana" w:cs="Arial"/>
          <w:b/>
          <w:bCs/>
          <w:sz w:val="18"/>
          <w:szCs w:val="18"/>
        </w:rPr>
        <w:t>Matplotlib</w:t>
      </w:r>
      <w:r w:rsidRPr="31CF0191">
        <w:rPr>
          <w:rFonts w:ascii="Verdana" w:eastAsia="Aptos" w:hAnsi="Verdana" w:cs="Arial"/>
          <w:sz w:val="18"/>
          <w:szCs w:val="18"/>
        </w:rPr>
        <w:t xml:space="preserve"> for static visualizations </w:t>
      </w:r>
      <w:commentRangeStart w:id="14"/>
      <w:r w:rsidRPr="00C31850">
        <w:rPr>
          <w:rFonts w:ascii="Verdana" w:eastAsia="Aptos" w:hAnsi="Verdana" w:cs="Arial"/>
          <w:sz w:val="18"/>
          <w:szCs w:val="18"/>
        </w:rPr>
        <w:t>and planned animation</w:t>
      </w:r>
      <w:commentRangeEnd w:id="14"/>
      <w:r w:rsidR="00C31850">
        <w:rPr>
          <w:rStyle w:val="CommentReference"/>
        </w:rPr>
        <w:commentReference w:id="14"/>
      </w:r>
      <w:r w:rsidRPr="31CF0191">
        <w:rPr>
          <w:rFonts w:ascii="Verdana" w:eastAsia="Aptos" w:hAnsi="Verdana" w:cs="Arial"/>
          <w:sz w:val="18"/>
          <w:szCs w:val="18"/>
        </w:rPr>
        <w:t>.</w:t>
      </w:r>
    </w:p>
    <w:p w14:paraId="711CF660" w14:textId="05B538E4" w:rsidR="66043998" w:rsidRDefault="66043998" w:rsidP="005B5F4C">
      <w:pPr>
        <w:pStyle w:val="ListParagraph"/>
        <w:numPr>
          <w:ilvl w:val="0"/>
          <w:numId w:val="4"/>
        </w:numPr>
        <w:spacing w:after="0" w:line="240" w:lineRule="auto"/>
        <w:jc w:val="both"/>
        <w:rPr>
          <w:rFonts w:ascii="Verdana" w:eastAsia="Aptos" w:hAnsi="Verdana" w:cs="Arial"/>
          <w:sz w:val="18"/>
          <w:szCs w:val="18"/>
        </w:rPr>
      </w:pPr>
      <w:r w:rsidRPr="31CF0191">
        <w:rPr>
          <w:rFonts w:ascii="Verdana" w:eastAsia="Aptos" w:hAnsi="Verdana" w:cs="Arial"/>
          <w:b/>
          <w:bCs/>
          <w:sz w:val="18"/>
          <w:szCs w:val="18"/>
        </w:rPr>
        <w:t>Synthetic dataset generation</w:t>
      </w:r>
      <w:r w:rsidRPr="31CF0191">
        <w:rPr>
          <w:rFonts w:ascii="Verdana" w:eastAsia="Aptos" w:hAnsi="Verdana" w:cs="Arial"/>
          <w:sz w:val="18"/>
          <w:szCs w:val="18"/>
        </w:rPr>
        <w:t>: Random angle initialization and fixed target points.</w:t>
      </w:r>
    </w:p>
    <w:p w14:paraId="63C5F0BF" w14:textId="7E072CAC" w:rsidR="66043998" w:rsidRDefault="66043998" w:rsidP="005B5F4C">
      <w:pPr>
        <w:spacing w:after="0" w:line="240" w:lineRule="auto"/>
        <w:jc w:val="both"/>
        <w:rPr>
          <w:rFonts w:ascii="Verdana" w:eastAsia="Aptos" w:hAnsi="Verdana" w:cs="Arial"/>
          <w:sz w:val="18"/>
          <w:szCs w:val="18"/>
        </w:rPr>
      </w:pPr>
      <w:r w:rsidRPr="31CF0191">
        <w:rPr>
          <w:rFonts w:ascii="Verdana" w:eastAsia="Aptos" w:hAnsi="Verdana" w:cs="Arial"/>
          <w:sz w:val="18"/>
          <w:szCs w:val="18"/>
        </w:rPr>
        <w:t>While th</w:t>
      </w:r>
      <w:ins w:id="16" w:author="Veronica Elze" w:date="2025-06-17T11:40:00Z" w16du:dateUtc="2025-06-17T17:40:00Z">
        <w:r w:rsidR="00C31850">
          <w:rPr>
            <w:rFonts w:ascii="Verdana" w:eastAsia="Aptos" w:hAnsi="Verdana" w:cs="Arial"/>
            <w:sz w:val="18"/>
            <w:szCs w:val="18"/>
          </w:rPr>
          <w:t>e</w:t>
        </w:r>
      </w:ins>
      <w:del w:id="17" w:author="Veronica Elze" w:date="2025-06-17T11:40:00Z" w16du:dateUtc="2025-06-17T17:40:00Z">
        <w:r w:rsidRPr="31CF0191" w:rsidDel="00C31850">
          <w:rPr>
            <w:rFonts w:ascii="Verdana" w:eastAsia="Aptos" w:hAnsi="Verdana" w:cs="Arial"/>
            <w:sz w:val="18"/>
            <w:szCs w:val="18"/>
          </w:rPr>
          <w:delText>is</w:delText>
        </w:r>
      </w:del>
      <w:r w:rsidRPr="31CF0191">
        <w:rPr>
          <w:rFonts w:ascii="Verdana" w:eastAsia="Aptos" w:hAnsi="Verdana" w:cs="Arial"/>
          <w:sz w:val="18"/>
          <w:szCs w:val="18"/>
        </w:rPr>
        <w:t xml:space="preserve"> </w:t>
      </w:r>
      <w:r w:rsidRPr="00C31850">
        <w:rPr>
          <w:rFonts w:ascii="Verdana" w:eastAsia="Aptos" w:hAnsi="Verdana" w:cs="Arial"/>
          <w:sz w:val="18"/>
          <w:szCs w:val="18"/>
        </w:rPr>
        <w:t>TP02</w:t>
      </w:r>
      <w:r w:rsidRPr="31CF0191">
        <w:rPr>
          <w:rFonts w:ascii="Verdana" w:eastAsia="Aptos" w:hAnsi="Verdana" w:cs="Arial"/>
          <w:sz w:val="18"/>
          <w:szCs w:val="18"/>
        </w:rPr>
        <w:t xml:space="preserve"> implementation focuses on internally generated data, external frameworks such as OpenAI Gym, DeepMind Control Suite, and D4RL offer promising benchmarks for future validation and scaling.</w:t>
      </w:r>
    </w:p>
    <w:p w14:paraId="16B7248A" w14:textId="36FCCF46" w:rsidR="31CF0191" w:rsidRDefault="31CF0191" w:rsidP="005B5F4C">
      <w:pPr>
        <w:spacing w:after="0" w:line="240" w:lineRule="auto"/>
        <w:jc w:val="both"/>
        <w:rPr>
          <w:rFonts w:ascii="Verdana" w:hAnsi="Verdana"/>
          <w:sz w:val="18"/>
          <w:szCs w:val="18"/>
        </w:rPr>
      </w:pPr>
    </w:p>
    <w:p w14:paraId="6ADA89FC" w14:textId="0FFE5B0B" w:rsidR="66043998" w:rsidRDefault="3F1184D7" w:rsidP="5230D87D">
      <w:pPr>
        <w:spacing w:after="0" w:line="240" w:lineRule="auto"/>
        <w:jc w:val="both"/>
        <w:rPr>
          <w:i/>
          <w:iCs/>
          <w:sz w:val="18"/>
          <w:szCs w:val="18"/>
        </w:rPr>
      </w:pPr>
      <w:r>
        <w:rPr>
          <w:noProof/>
        </w:rPr>
        <w:drawing>
          <wp:inline distT="0" distB="0" distL="0" distR="0" wp14:anchorId="313E3353" wp14:editId="72A36F76">
            <wp:extent cx="2838450" cy="2133600"/>
            <wp:effectExtent l="0" t="0" r="0" b="0"/>
            <wp:docPr id="942137585" name="Picture 153003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0301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8450" cy="2133600"/>
                    </a:xfrm>
                    <a:prstGeom prst="rect">
                      <a:avLst/>
                    </a:prstGeom>
                  </pic:spPr>
                </pic:pic>
              </a:graphicData>
            </a:graphic>
          </wp:inline>
        </w:drawing>
      </w:r>
      <w:r w:rsidRPr="5230D87D">
        <w:rPr>
          <w:rFonts w:ascii="Verdana" w:eastAsia="Verdana" w:hAnsi="Verdana" w:cs="Verdana"/>
          <w:i/>
          <w:iCs/>
          <w:sz w:val="18"/>
          <w:szCs w:val="18"/>
        </w:rPr>
        <w:t xml:space="preserve">Figure 7 The 2D contour graph generated through matplotlib showing theta1 and theta2 changes along with minimizing cost. First, theta1 changes faster than theta2 but later theta1 </w:t>
      </w:r>
      <w:r w:rsidR="6D9B7E82" w:rsidRPr="5230D87D">
        <w:rPr>
          <w:rFonts w:ascii="Verdana" w:eastAsia="Verdana" w:hAnsi="Verdana" w:cs="Verdana"/>
          <w:i/>
          <w:iCs/>
          <w:sz w:val="18"/>
          <w:szCs w:val="18"/>
        </w:rPr>
        <w:t>gets</w:t>
      </w:r>
      <w:r w:rsidRPr="5230D87D">
        <w:rPr>
          <w:rFonts w:ascii="Verdana" w:eastAsia="Verdana" w:hAnsi="Verdana" w:cs="Verdana"/>
          <w:i/>
          <w:iCs/>
          <w:sz w:val="18"/>
          <w:szCs w:val="18"/>
        </w:rPr>
        <w:t xml:space="preserve"> smaller whereas theta2 </w:t>
      </w:r>
      <w:r w:rsidR="4000A9E1" w:rsidRPr="5230D87D">
        <w:rPr>
          <w:rFonts w:ascii="Verdana" w:eastAsia="Verdana" w:hAnsi="Verdana" w:cs="Verdana"/>
          <w:i/>
          <w:iCs/>
          <w:sz w:val="18"/>
          <w:szCs w:val="18"/>
        </w:rPr>
        <w:t>increases</w:t>
      </w:r>
      <w:r w:rsidRPr="5230D87D">
        <w:rPr>
          <w:rFonts w:ascii="Verdana" w:eastAsia="Verdana" w:hAnsi="Verdana" w:cs="Verdana"/>
          <w:i/>
          <w:iCs/>
          <w:sz w:val="18"/>
          <w:szCs w:val="18"/>
        </w:rPr>
        <w:t xml:space="preserve"> to get the optimized cost.</w:t>
      </w:r>
    </w:p>
    <w:p w14:paraId="66B1913E" w14:textId="77777777" w:rsidR="008D487E" w:rsidRDefault="008D487E" w:rsidP="005B5F4C">
      <w:pPr>
        <w:spacing w:after="0" w:line="240" w:lineRule="auto"/>
        <w:jc w:val="both"/>
        <w:rPr>
          <w:rFonts w:ascii="Verdana" w:hAnsi="Verdana"/>
          <w:b/>
          <w:bCs/>
          <w:sz w:val="18"/>
          <w:szCs w:val="18"/>
        </w:rPr>
      </w:pPr>
    </w:p>
    <w:p w14:paraId="01A074A3" w14:textId="78102E0C" w:rsidR="00E84D1C" w:rsidRDefault="00E84D1C" w:rsidP="005B5F4C">
      <w:pPr>
        <w:spacing w:after="0" w:line="240" w:lineRule="auto"/>
        <w:jc w:val="both"/>
        <w:rPr>
          <w:rFonts w:ascii="Verdana" w:hAnsi="Verdana"/>
          <w:sz w:val="18"/>
          <w:szCs w:val="18"/>
        </w:rPr>
      </w:pPr>
      <w:r w:rsidRPr="00E52FDA">
        <w:rPr>
          <w:rFonts w:ascii="Verdana" w:hAnsi="Verdana"/>
          <w:sz w:val="18"/>
          <w:szCs w:val="18"/>
        </w:rPr>
        <w:t>To verify the correctness of the core mathematical functions, unit tests were implemented for forward kinematics and cost calculation. These tests ensure that the end-effector reaches the expected position when joint angles are known, and that the cost function returns zero when the arm reaches the target. The tests are saved in /tests/test_robotic_arm.py</w:t>
      </w:r>
      <w:r w:rsidR="00E52FDA">
        <w:rPr>
          <w:rFonts w:ascii="Verdana" w:hAnsi="Verdana"/>
          <w:sz w:val="18"/>
          <w:szCs w:val="18"/>
        </w:rPr>
        <w:t>.</w:t>
      </w:r>
    </w:p>
    <w:p w14:paraId="53D2C51F" w14:textId="22AD7582" w:rsidR="00E953D9" w:rsidRDefault="00E953D9" w:rsidP="3E209A6E">
      <w:pPr>
        <w:spacing w:after="0" w:line="240" w:lineRule="auto"/>
        <w:jc w:val="both"/>
        <w:rPr>
          <w:rFonts w:ascii="Verdana" w:hAnsi="Verdana"/>
          <w:sz w:val="18"/>
          <w:szCs w:val="18"/>
        </w:rPr>
      </w:pPr>
    </w:p>
    <w:p w14:paraId="609E7148" w14:textId="68B6181F" w:rsidR="00E953D9" w:rsidRPr="00D87CE4" w:rsidRDefault="00084D22" w:rsidP="00E953D9">
      <w:pPr>
        <w:numPr>
          <w:ilvl w:val="0"/>
          <w:numId w:val="23"/>
        </w:numPr>
        <w:spacing w:after="0" w:line="240" w:lineRule="auto"/>
        <w:jc w:val="center"/>
        <w:rPr>
          <w:rFonts w:ascii="Verdana" w:hAnsi="Verdana"/>
          <w:b/>
          <w:bCs/>
          <w:sz w:val="18"/>
          <w:szCs w:val="18"/>
        </w:rPr>
      </w:pPr>
      <w:r>
        <w:rPr>
          <w:rFonts w:ascii="Verdana" w:hAnsi="Verdana"/>
          <w:b/>
          <w:bCs/>
          <w:sz w:val="18"/>
          <w:szCs w:val="18"/>
        </w:rPr>
        <w:t>RESULTS</w:t>
      </w:r>
    </w:p>
    <w:p w14:paraId="6EC397AB" w14:textId="43E227BD" w:rsidR="00E953D9" w:rsidRDefault="19C1CEA3" w:rsidP="00E52FDA">
      <w:pPr>
        <w:spacing w:after="0" w:line="240" w:lineRule="auto"/>
        <w:jc w:val="both"/>
        <w:rPr>
          <w:rFonts w:ascii="Verdana" w:hAnsi="Verdana"/>
          <w:sz w:val="18"/>
          <w:szCs w:val="18"/>
        </w:rPr>
      </w:pPr>
      <w:r w:rsidRPr="3E209A6E">
        <w:rPr>
          <w:rFonts w:ascii="Verdana" w:hAnsi="Verdana"/>
          <w:sz w:val="18"/>
          <w:szCs w:val="18"/>
        </w:rPr>
        <w:t>Once the core simulation functionality was implem</w:t>
      </w:r>
      <w:r w:rsidR="09C0ADEB" w:rsidRPr="3E209A6E">
        <w:rPr>
          <w:rFonts w:ascii="Verdana" w:hAnsi="Verdana"/>
          <w:sz w:val="18"/>
          <w:szCs w:val="18"/>
        </w:rPr>
        <w:t>e</w:t>
      </w:r>
      <w:r w:rsidRPr="3E209A6E">
        <w:rPr>
          <w:rFonts w:ascii="Verdana" w:hAnsi="Verdana"/>
          <w:sz w:val="18"/>
          <w:szCs w:val="18"/>
        </w:rPr>
        <w:t>nted, we generated dataset</w:t>
      </w:r>
      <w:r w:rsidR="63C38EBA" w:rsidRPr="3E209A6E">
        <w:rPr>
          <w:rFonts w:ascii="Verdana" w:hAnsi="Verdana"/>
          <w:sz w:val="18"/>
          <w:szCs w:val="18"/>
        </w:rPr>
        <w:t xml:space="preserve"> with </w:t>
      </w:r>
      <w:r w:rsidR="63C38EBA" w:rsidRPr="00C31850">
        <w:rPr>
          <w:rFonts w:ascii="Verdana" w:hAnsi="Verdana"/>
          <w:sz w:val="18"/>
          <w:szCs w:val="18"/>
        </w:rPr>
        <w:t>1000</w:t>
      </w:r>
      <w:r w:rsidR="63C38EBA" w:rsidRPr="3E209A6E">
        <w:rPr>
          <w:rFonts w:ascii="Verdana" w:hAnsi="Verdana"/>
          <w:sz w:val="18"/>
          <w:szCs w:val="18"/>
        </w:rPr>
        <w:t xml:space="preserve"> instances and </w:t>
      </w:r>
      <w:r w:rsidR="35A6ACE4" w:rsidRPr="3E209A6E">
        <w:rPr>
          <w:rFonts w:ascii="Verdana" w:hAnsi="Verdana"/>
          <w:sz w:val="18"/>
          <w:szCs w:val="18"/>
        </w:rPr>
        <w:t>used various optimization techniques</w:t>
      </w:r>
      <w:r w:rsidR="470E5B95" w:rsidRPr="3E209A6E">
        <w:rPr>
          <w:rFonts w:ascii="Verdana" w:hAnsi="Verdana"/>
          <w:sz w:val="18"/>
          <w:szCs w:val="18"/>
        </w:rPr>
        <w:t xml:space="preserve"> such as:</w:t>
      </w:r>
    </w:p>
    <w:p w14:paraId="4130F73A" w14:textId="56AE3346" w:rsidR="005B5F4C" w:rsidRDefault="005B5F4C" w:rsidP="3E209A6E">
      <w:pPr>
        <w:spacing w:after="0" w:line="240" w:lineRule="auto"/>
        <w:jc w:val="both"/>
        <w:rPr>
          <w:rFonts w:ascii="Verdana" w:hAnsi="Verdana"/>
          <w:sz w:val="18"/>
          <w:szCs w:val="18"/>
        </w:rPr>
      </w:pPr>
    </w:p>
    <w:p w14:paraId="491E544C" w14:textId="102311EF" w:rsidR="005B5F4C" w:rsidRDefault="470E5B95" w:rsidP="3E209A6E">
      <w:pPr>
        <w:spacing w:after="0" w:line="240" w:lineRule="auto"/>
        <w:jc w:val="both"/>
        <w:rPr>
          <w:rFonts w:ascii="Verdana" w:eastAsia="Aptos" w:hAnsi="Verdana" w:cs="Arial"/>
          <w:b/>
          <w:bCs/>
          <w:sz w:val="18"/>
          <w:szCs w:val="18"/>
        </w:rPr>
      </w:pPr>
      <w:r w:rsidRPr="3E209A6E">
        <w:rPr>
          <w:rFonts w:ascii="Verdana" w:eastAsia="Aptos" w:hAnsi="Verdana" w:cs="Arial"/>
          <w:b/>
          <w:bCs/>
          <w:sz w:val="18"/>
          <w:szCs w:val="18"/>
        </w:rPr>
        <w:t>1</w:t>
      </w:r>
      <w:r w:rsidR="5CCAAB95" w:rsidRPr="3E209A6E">
        <w:rPr>
          <w:rFonts w:ascii="Verdana" w:eastAsia="Aptos" w:hAnsi="Verdana" w:cs="Arial"/>
          <w:b/>
          <w:bCs/>
          <w:sz w:val="18"/>
          <w:szCs w:val="18"/>
        </w:rPr>
        <w:t>. Learning Rate Decay</w:t>
      </w:r>
    </w:p>
    <w:p w14:paraId="48A37277" w14:textId="5580C7B4" w:rsidR="005B5F4C" w:rsidRDefault="5CCAAB95"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Learning rate decay is a technique that modifies the learning rate over time, usually by decreasing it gradually. This method is especially effective when high learning rates are desirable early in training to speed up convergence, while smaller learning rates are needed later to fine-tune the parameters around the optimal solution. In our implementation, we used an inverse decay formula: lr = initial_lr / (1 + decay_rate * iteration). This results in a progressively smaller step size as iterations increase. The primary benefit of learning rate decay is that it balances speed and precision — it allows for rapid movement toward minima early on and prevents overshooting as the optimizer homes in on the best solution. In robotic arm optimization, this contributes to more stable and precise control as the joint angles approach their final values.</w:t>
      </w:r>
    </w:p>
    <w:p w14:paraId="6B6FC897" w14:textId="255D8338" w:rsidR="005B5F4C" w:rsidRDefault="005B5F4C" w:rsidP="3E209A6E">
      <w:pPr>
        <w:spacing w:after="0" w:line="240" w:lineRule="auto"/>
        <w:jc w:val="both"/>
        <w:rPr>
          <w:rFonts w:ascii="Verdana" w:eastAsia="Aptos" w:hAnsi="Verdana" w:cs="Arial"/>
          <w:sz w:val="18"/>
          <w:szCs w:val="18"/>
        </w:rPr>
      </w:pPr>
    </w:p>
    <w:p w14:paraId="6F999843" w14:textId="7B5A8A77" w:rsidR="005B5F4C" w:rsidRDefault="71BE0C65" w:rsidP="00C31850">
      <w:pPr>
        <w:keepNext/>
        <w:spacing w:after="0" w:line="240" w:lineRule="auto"/>
        <w:jc w:val="both"/>
        <w:rPr>
          <w:rFonts w:ascii="Verdana" w:eastAsia="Aptos" w:hAnsi="Verdana" w:cs="Arial"/>
          <w:b/>
          <w:bCs/>
          <w:sz w:val="18"/>
          <w:szCs w:val="18"/>
        </w:rPr>
      </w:pPr>
      <w:r w:rsidRPr="3E209A6E">
        <w:rPr>
          <w:rFonts w:ascii="Verdana" w:eastAsia="Aptos" w:hAnsi="Verdana" w:cs="Arial"/>
          <w:b/>
          <w:bCs/>
          <w:sz w:val="18"/>
          <w:szCs w:val="18"/>
        </w:rPr>
        <w:lastRenderedPageBreak/>
        <w:t>2</w:t>
      </w:r>
      <w:r w:rsidR="5CCAAB95" w:rsidRPr="3E209A6E">
        <w:rPr>
          <w:rFonts w:ascii="Verdana" w:eastAsia="Aptos" w:hAnsi="Verdana" w:cs="Arial"/>
          <w:b/>
          <w:bCs/>
          <w:sz w:val="18"/>
          <w:szCs w:val="18"/>
        </w:rPr>
        <w:t>. Energy Penalty (L2 Regularization)</w:t>
      </w:r>
    </w:p>
    <w:p w14:paraId="782A2A34" w14:textId="69F47C52" w:rsidR="005B5F4C" w:rsidRDefault="5CCAAB95"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Inspired by L2 regularization in machine learning, the energy penalty term penalizes large values of joint angles to simulate the concept of minimizing energy or effort. The term is added to the cost function as: λ * (</w:t>
      </w:r>
      <w:r w:rsidR="41E13AE0" w:rsidRPr="3E209A6E">
        <w:rPr>
          <w:rFonts w:ascii="Verdana" w:eastAsia="Aptos" w:hAnsi="Verdana" w:cs="Arial"/>
          <w:sz w:val="18"/>
          <w:szCs w:val="18"/>
        </w:rPr>
        <w:t>theta1</w:t>
      </w:r>
      <w:r w:rsidRPr="3E209A6E">
        <w:rPr>
          <w:rFonts w:ascii="Verdana" w:eastAsia="Aptos" w:hAnsi="Verdana" w:cs="Arial"/>
          <w:sz w:val="18"/>
          <w:szCs w:val="18"/>
        </w:rPr>
        <w:t xml:space="preserve">² + </w:t>
      </w:r>
      <w:r w:rsidR="79976FE8" w:rsidRPr="3E209A6E">
        <w:rPr>
          <w:rFonts w:ascii="Verdana" w:eastAsia="Aptos" w:hAnsi="Verdana" w:cs="Arial"/>
          <w:sz w:val="18"/>
          <w:szCs w:val="18"/>
        </w:rPr>
        <w:t>theta2</w:t>
      </w:r>
      <w:r w:rsidRPr="3E209A6E">
        <w:rPr>
          <w:rFonts w:ascii="Verdana" w:eastAsia="Aptos" w:hAnsi="Verdana" w:cs="Arial"/>
          <w:sz w:val="18"/>
          <w:szCs w:val="18"/>
        </w:rPr>
        <w:t>²). The idea is to discourage configurations where the arm extends to extreme positions, which may be energetically inefficient or physically stressful for motors and joints. Incorporating this penalty helps produce more compact and realistic arm movements, especially important in real-world settings where minimizing energy consumption or avoiding mechanical wear is a concern.</w:t>
      </w:r>
    </w:p>
    <w:p w14:paraId="00F090C9" w14:textId="2D9B99AD" w:rsidR="005B5F4C" w:rsidRDefault="005B5F4C" w:rsidP="3E209A6E">
      <w:pPr>
        <w:spacing w:after="0" w:line="240" w:lineRule="auto"/>
        <w:jc w:val="both"/>
        <w:rPr>
          <w:rFonts w:ascii="Verdana" w:eastAsia="Aptos" w:hAnsi="Verdana" w:cs="Arial"/>
          <w:sz w:val="18"/>
          <w:szCs w:val="18"/>
        </w:rPr>
      </w:pPr>
    </w:p>
    <w:p w14:paraId="654DFD90" w14:textId="57C964D4" w:rsidR="005B5F4C" w:rsidRDefault="5CCAAB95" w:rsidP="3E209A6E">
      <w:pPr>
        <w:spacing w:after="0" w:line="240" w:lineRule="auto"/>
        <w:jc w:val="both"/>
        <w:rPr>
          <w:rFonts w:ascii="Verdana" w:eastAsia="Aptos" w:hAnsi="Verdana" w:cs="Arial"/>
          <w:b/>
          <w:bCs/>
          <w:sz w:val="18"/>
          <w:szCs w:val="18"/>
        </w:rPr>
      </w:pPr>
      <w:r w:rsidRPr="3E209A6E">
        <w:rPr>
          <w:rFonts w:ascii="Verdana" w:eastAsia="Aptos" w:hAnsi="Verdana" w:cs="Arial"/>
          <w:b/>
          <w:bCs/>
          <w:sz w:val="18"/>
          <w:szCs w:val="18"/>
        </w:rPr>
        <w:t>4. Angle Change Penalty (Smoothness Regularization)</w:t>
      </w:r>
    </w:p>
    <w:p w14:paraId="7F58B0E0" w14:textId="07F87979" w:rsidR="005B5F4C" w:rsidRDefault="5CCAAB95"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Smoothness regularization penalizes large changes in joint angles between consecutive iterations. This is implemented by comparing the current angle values with those from the previous iteration and adding a penalty term: λ * ((</w:t>
      </w:r>
      <w:r w:rsidR="7A444B69" w:rsidRPr="3E209A6E">
        <w:rPr>
          <w:rFonts w:ascii="Verdana" w:eastAsia="Aptos" w:hAnsi="Verdana" w:cs="Arial"/>
          <w:sz w:val="18"/>
          <w:szCs w:val="18"/>
        </w:rPr>
        <w:t>theta1</w:t>
      </w:r>
      <w:r w:rsidRPr="3E209A6E">
        <w:rPr>
          <w:rFonts w:ascii="Verdana" w:eastAsia="Aptos" w:hAnsi="Verdana" w:cs="Arial"/>
          <w:sz w:val="18"/>
          <w:szCs w:val="18"/>
        </w:rPr>
        <w:t xml:space="preserve"> - prev_</w:t>
      </w:r>
      <w:r w:rsidR="61BB8786" w:rsidRPr="3E209A6E">
        <w:rPr>
          <w:rFonts w:ascii="Verdana" w:eastAsia="Aptos" w:hAnsi="Verdana" w:cs="Arial"/>
          <w:sz w:val="18"/>
          <w:szCs w:val="18"/>
        </w:rPr>
        <w:t>theta1</w:t>
      </w:r>
      <w:r w:rsidRPr="3E209A6E">
        <w:rPr>
          <w:rFonts w:ascii="Verdana" w:eastAsia="Aptos" w:hAnsi="Verdana" w:cs="Arial"/>
          <w:sz w:val="18"/>
          <w:szCs w:val="18"/>
        </w:rPr>
        <w:t>)² + (</w:t>
      </w:r>
      <w:r w:rsidR="1FA541C1" w:rsidRPr="3E209A6E">
        <w:rPr>
          <w:rFonts w:ascii="Verdana" w:eastAsia="Aptos" w:hAnsi="Verdana" w:cs="Arial"/>
          <w:sz w:val="18"/>
          <w:szCs w:val="18"/>
        </w:rPr>
        <w:t>theta2</w:t>
      </w:r>
      <w:r w:rsidRPr="3E209A6E">
        <w:rPr>
          <w:rFonts w:ascii="Verdana" w:eastAsia="Aptos" w:hAnsi="Verdana" w:cs="Arial"/>
          <w:sz w:val="18"/>
          <w:szCs w:val="18"/>
        </w:rPr>
        <w:t xml:space="preserve"> - prev_</w:t>
      </w:r>
      <w:r w:rsidR="09202B97" w:rsidRPr="3E209A6E">
        <w:rPr>
          <w:rFonts w:ascii="Verdana" w:eastAsia="Aptos" w:hAnsi="Verdana" w:cs="Arial"/>
          <w:sz w:val="18"/>
          <w:szCs w:val="18"/>
        </w:rPr>
        <w:t>theta2</w:t>
      </w:r>
      <w:r w:rsidRPr="3E209A6E">
        <w:rPr>
          <w:rFonts w:ascii="Verdana" w:eastAsia="Aptos" w:hAnsi="Verdana" w:cs="Arial"/>
          <w:sz w:val="18"/>
          <w:szCs w:val="18"/>
        </w:rPr>
        <w:t>)²). The purpose of this term is to promote gradual transitions and discourage abrupt angle updates. In physical systems, such abrupt changes could lead to mechanical instability, increased wear, or unnatural motion. By including this smoothness constraint, the optimizer learns to produce fluid, continuous trajectories, which is essential for robotics, animation, and human-interaction tasks where motion aesthetics and stability matter.</w:t>
      </w:r>
    </w:p>
    <w:p w14:paraId="46E16C98" w14:textId="71F75384" w:rsidR="005B5F4C" w:rsidRDefault="005B5F4C" w:rsidP="3E209A6E">
      <w:pPr>
        <w:spacing w:after="0" w:line="240" w:lineRule="auto"/>
        <w:jc w:val="both"/>
        <w:rPr>
          <w:rFonts w:ascii="Verdana" w:eastAsia="Aptos" w:hAnsi="Verdana" w:cs="Arial"/>
          <w:sz w:val="18"/>
          <w:szCs w:val="18"/>
        </w:rPr>
      </w:pPr>
    </w:p>
    <w:p w14:paraId="000E6A6F" w14:textId="198F7E44" w:rsidR="005B5F4C" w:rsidRDefault="5CCAAB95" w:rsidP="3E209A6E">
      <w:pPr>
        <w:spacing w:after="0" w:line="240" w:lineRule="auto"/>
        <w:jc w:val="both"/>
        <w:rPr>
          <w:rFonts w:ascii="Verdana" w:eastAsia="Aptos" w:hAnsi="Verdana" w:cs="Arial"/>
          <w:b/>
          <w:bCs/>
          <w:sz w:val="18"/>
          <w:szCs w:val="18"/>
        </w:rPr>
      </w:pPr>
      <w:r w:rsidRPr="3E209A6E">
        <w:rPr>
          <w:rFonts w:ascii="Verdana" w:eastAsia="Aptos" w:hAnsi="Verdana" w:cs="Arial"/>
          <w:b/>
          <w:bCs/>
          <w:sz w:val="18"/>
          <w:szCs w:val="18"/>
        </w:rPr>
        <w:t>5. Convergence Threshold (Early Stopping)</w:t>
      </w:r>
    </w:p>
    <w:p w14:paraId="693C0CD6" w14:textId="712B7B04" w:rsidR="005B5F4C" w:rsidRDefault="5CCAAB95" w:rsidP="3E209A6E">
      <w:pPr>
        <w:spacing w:after="0" w:line="240" w:lineRule="auto"/>
        <w:jc w:val="both"/>
        <w:rPr>
          <w:rFonts w:ascii="Verdana" w:eastAsia="Aptos" w:hAnsi="Verdana" w:cs="Arial"/>
          <w:sz w:val="18"/>
          <w:szCs w:val="18"/>
        </w:rPr>
      </w:pPr>
      <w:r w:rsidRPr="48D79F33">
        <w:rPr>
          <w:rFonts w:ascii="Verdana" w:eastAsia="Aptos" w:hAnsi="Verdana" w:cs="Arial"/>
          <w:sz w:val="18"/>
          <w:szCs w:val="18"/>
        </w:rPr>
        <w:t xml:space="preserve">Convergence thresholding is a stopping criterion based on the rate of improvement in the cost function. Rather than running a fixed number of iterations, the optimizer stops when the absolute difference in cost between iterations falls below a small threshold ε. This prevents unnecessary computations once the solution has stabilized. In our simulation, it allows the system to identify when further updates are no longer meaningful, effectively reducing computation time and avoiding </w:t>
      </w:r>
      <w:r w:rsidR="125F2B36" w:rsidRPr="48D79F33">
        <w:rPr>
          <w:rFonts w:ascii="Verdana" w:eastAsia="Aptos" w:hAnsi="Verdana" w:cs="Arial"/>
          <w:sz w:val="18"/>
          <w:szCs w:val="18"/>
        </w:rPr>
        <w:t>overfitting</w:t>
      </w:r>
      <w:r w:rsidRPr="48D79F33">
        <w:rPr>
          <w:rFonts w:ascii="Verdana" w:eastAsia="Aptos" w:hAnsi="Verdana" w:cs="Arial"/>
          <w:sz w:val="18"/>
          <w:szCs w:val="18"/>
        </w:rPr>
        <w:t xml:space="preserve"> noise or local fluctuations. </w:t>
      </w:r>
    </w:p>
    <w:p w14:paraId="167F6FBD" w14:textId="1BAD4550" w:rsidR="48D79F33" w:rsidRDefault="48D79F33" w:rsidP="48D79F33">
      <w:pPr>
        <w:spacing w:after="0" w:line="240" w:lineRule="auto"/>
        <w:jc w:val="both"/>
        <w:rPr>
          <w:rFonts w:ascii="Verdana" w:eastAsia="Aptos" w:hAnsi="Verdana" w:cs="Arial"/>
          <w:sz w:val="18"/>
          <w:szCs w:val="18"/>
        </w:rPr>
      </w:pPr>
    </w:p>
    <w:p w14:paraId="5D9A003B" w14:textId="2450960F" w:rsidR="005B5F4C" w:rsidRDefault="5CCAAB95" w:rsidP="3E209A6E">
      <w:pPr>
        <w:spacing w:after="0" w:line="240" w:lineRule="auto"/>
        <w:jc w:val="both"/>
        <w:rPr>
          <w:rFonts w:ascii="Verdana" w:eastAsia="Aptos" w:hAnsi="Verdana" w:cs="Arial"/>
          <w:b/>
          <w:bCs/>
          <w:sz w:val="18"/>
          <w:szCs w:val="18"/>
        </w:rPr>
      </w:pPr>
      <w:r w:rsidRPr="3E209A6E">
        <w:rPr>
          <w:rFonts w:ascii="Verdana" w:eastAsia="Aptos" w:hAnsi="Verdana" w:cs="Arial"/>
          <w:b/>
          <w:bCs/>
          <w:sz w:val="18"/>
          <w:szCs w:val="18"/>
        </w:rPr>
        <w:t>6. Combination of Techniques</w:t>
      </w:r>
    </w:p>
    <w:p w14:paraId="5483741D" w14:textId="5F9D0AB6" w:rsidR="005B5F4C" w:rsidRDefault="5CCAAB95"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Each technique described above addresses a specific limitation of vanilla gradient descent. When combined, they offer synergistic improvements. For instance, combining learning rate decay with energy penalty results in an optimizer that not only converges efficiently but also prefers more efficient arm configurations. Adding smoothness further improves the realism of the motion. Our heatmap visualizations show that</w:t>
      </w:r>
      <w:r w:rsidR="6F86199A" w:rsidRPr="3E209A6E">
        <w:rPr>
          <w:rFonts w:ascii="Verdana" w:eastAsia="Aptos" w:hAnsi="Verdana" w:cs="Arial"/>
          <w:sz w:val="18"/>
          <w:szCs w:val="18"/>
        </w:rPr>
        <w:t xml:space="preserve"> </w:t>
      </w:r>
      <w:r w:rsidRPr="3E209A6E">
        <w:rPr>
          <w:rFonts w:ascii="Verdana" w:eastAsia="Aptos" w:hAnsi="Verdana" w:cs="Arial"/>
          <w:sz w:val="18"/>
          <w:szCs w:val="18"/>
        </w:rPr>
        <w:t xml:space="preserve">combinations </w:t>
      </w:r>
      <w:r w:rsidR="5E1CD778" w:rsidRPr="3E209A6E">
        <w:rPr>
          <w:rFonts w:ascii="Verdana" w:eastAsia="Aptos" w:hAnsi="Verdana" w:cs="Arial"/>
          <w:sz w:val="18"/>
          <w:szCs w:val="18"/>
        </w:rPr>
        <w:t>of</w:t>
      </w:r>
      <w:r w:rsidRPr="3E209A6E">
        <w:rPr>
          <w:rFonts w:ascii="Verdana" w:eastAsia="Aptos" w:hAnsi="Verdana" w:cs="Arial"/>
          <w:sz w:val="18"/>
          <w:szCs w:val="18"/>
        </w:rPr>
        <w:t xml:space="preserve"> all techniques together </w:t>
      </w:r>
      <w:r w:rsidR="4002B8D0" w:rsidRPr="3E209A6E">
        <w:rPr>
          <w:rFonts w:ascii="Verdana" w:eastAsia="Aptos" w:hAnsi="Verdana" w:cs="Arial"/>
          <w:sz w:val="18"/>
          <w:szCs w:val="18"/>
        </w:rPr>
        <w:t>produce</w:t>
      </w:r>
      <w:r w:rsidRPr="3E209A6E">
        <w:rPr>
          <w:rFonts w:ascii="Verdana" w:eastAsia="Aptos" w:hAnsi="Verdana" w:cs="Arial"/>
          <w:sz w:val="18"/>
          <w:szCs w:val="18"/>
        </w:rPr>
        <w:t xml:space="preserve"> the best overall performance in terms of convergence quality of joint movement.</w:t>
      </w:r>
    </w:p>
    <w:p w14:paraId="2791BEA4" w14:textId="61E8BBB3" w:rsidR="005B5F4C" w:rsidRDefault="005B5F4C" w:rsidP="3E209A6E">
      <w:pPr>
        <w:spacing w:after="0" w:line="240" w:lineRule="auto"/>
        <w:jc w:val="both"/>
        <w:rPr>
          <w:rFonts w:ascii="Verdana" w:eastAsia="Aptos" w:hAnsi="Verdana" w:cs="Arial"/>
          <w:sz w:val="18"/>
          <w:szCs w:val="18"/>
        </w:rPr>
      </w:pPr>
    </w:p>
    <w:p w14:paraId="37FC9BCA" w14:textId="782C2FDB" w:rsidR="005B5F4C" w:rsidRDefault="1A4DE94F" w:rsidP="00E52FDA">
      <w:pPr>
        <w:spacing w:after="0" w:line="240" w:lineRule="auto"/>
        <w:jc w:val="both"/>
      </w:pPr>
      <w:r>
        <w:rPr>
          <w:noProof/>
        </w:rPr>
        <w:drawing>
          <wp:inline distT="0" distB="0" distL="0" distR="0" wp14:anchorId="38F0E557" wp14:editId="47536060">
            <wp:extent cx="2838450" cy="1419225"/>
            <wp:effectExtent l="0" t="0" r="0" b="0"/>
            <wp:docPr id="1325081798" name="Picture 1325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8450" cy="1419225"/>
                    </a:xfrm>
                    <a:prstGeom prst="rect">
                      <a:avLst/>
                    </a:prstGeom>
                  </pic:spPr>
                </pic:pic>
              </a:graphicData>
            </a:graphic>
          </wp:inline>
        </w:drawing>
      </w:r>
      <w:r w:rsidRPr="3E209A6E">
        <w:rPr>
          <w:i/>
          <w:iCs/>
        </w:rPr>
        <w:t>Fig 7. Heatmap showing the cost impact of various optimization techniques</w:t>
      </w:r>
    </w:p>
    <w:p w14:paraId="4A8F09D6" w14:textId="2C599AEC" w:rsidR="005B5F4C" w:rsidRDefault="005B5F4C" w:rsidP="3E209A6E">
      <w:pPr>
        <w:spacing w:after="0" w:line="240" w:lineRule="auto"/>
        <w:jc w:val="both"/>
        <w:rPr>
          <w:rFonts w:ascii="Verdana" w:eastAsia="Aptos" w:hAnsi="Verdana" w:cs="Arial"/>
          <w:sz w:val="18"/>
          <w:szCs w:val="18"/>
        </w:rPr>
      </w:pPr>
    </w:p>
    <w:p w14:paraId="50B71204" w14:textId="3E8D9C1D" w:rsidR="005B5F4C" w:rsidRDefault="67EB6B7B"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The combined heatmap visualization clearly illustrates the impact of each optimization technique on the final cost of the robotic arm's movement. The plain gradient descent without any enhancements, exhibits higher final costs and smoother but less precise convergence patterns, particularly in the upper-right regions. When Learning Rate Decay is applied, the optimizer demonstrates significantly sharper convergence, as seen in the low-cost contours; however, this also introduces more complex behavior in some regions, likely due to abrupt changes in step sizes as the learning rate reduces.</w:t>
      </w:r>
    </w:p>
    <w:p w14:paraId="7DF572C4" w14:textId="0883CF3A" w:rsidR="005B5F4C" w:rsidRDefault="67EB6B7B"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The Energy Penalty alone helps regularize joint angle magnitudes, leading to more efficient movements, but doesn't significantly alter the overall convergence pattern compared to the baseline. In contrast, Smoothness Penalty promotes gradual transitions in joint angles, producing similar heatmap results to the default, with subtle improvements in continuity and reduced sharp fluctuations.</w:t>
      </w:r>
    </w:p>
    <w:p w14:paraId="1858650D" w14:textId="7D3A9835" w:rsidR="005B5F4C" w:rsidRDefault="67EB6B7B"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 xml:space="preserve">When techniques are combined, the results become more pronounced. Decay + Energy and Decay + Smoothness both lead to more defined cost basins, especially around central and upper regions, suggesting that learning rate decay synergizes well with regularization. The Energy + Smoothness pairing maintains a balance between compactness and continuity, although it lacks the aggressive convergence seen with decay. </w:t>
      </w:r>
    </w:p>
    <w:p w14:paraId="21508B61" w14:textId="00BBC04F" w:rsidR="005B5F4C" w:rsidRDefault="67EB6B7B"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 xml:space="preserve">Finally, the </w:t>
      </w:r>
      <w:r w:rsidR="4D793F07" w:rsidRPr="3E209A6E">
        <w:rPr>
          <w:rFonts w:ascii="Verdana" w:eastAsia="Aptos" w:hAnsi="Verdana" w:cs="Arial"/>
          <w:sz w:val="18"/>
          <w:szCs w:val="18"/>
        </w:rPr>
        <w:t>All-Techniques</w:t>
      </w:r>
      <w:r w:rsidRPr="3E209A6E">
        <w:rPr>
          <w:rFonts w:ascii="Verdana" w:eastAsia="Aptos" w:hAnsi="Verdana" w:cs="Arial"/>
          <w:sz w:val="18"/>
          <w:szCs w:val="18"/>
        </w:rPr>
        <w:t xml:space="preserve"> configuration yields the most refined optimization landscape — it produces the lowest cost zones with high consistency across a wide range of target positions. This indicates that combining decay, energy efficiency, and smoothness leads to optimal and physically realistic convergence.</w:t>
      </w:r>
    </w:p>
    <w:p w14:paraId="0F4C98F8" w14:textId="036EA791" w:rsidR="005B5F4C" w:rsidRDefault="67EB6B7B"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Overall, these results validate the hypothesis that combining multiple optimization techniques enhances the behavior of gradient-based robotic arm control, both in terms of minimizing cost and producing smoother</w:t>
      </w:r>
      <w:r w:rsidR="2E9F34F0" w:rsidRPr="3E209A6E">
        <w:rPr>
          <w:rFonts w:ascii="Verdana" w:eastAsia="Aptos" w:hAnsi="Verdana" w:cs="Arial"/>
          <w:sz w:val="18"/>
          <w:szCs w:val="18"/>
        </w:rPr>
        <w:t>,</w:t>
      </w:r>
      <w:r w:rsidRPr="3E209A6E">
        <w:rPr>
          <w:rFonts w:ascii="Verdana" w:eastAsia="Aptos" w:hAnsi="Verdana" w:cs="Arial"/>
          <w:sz w:val="18"/>
          <w:szCs w:val="18"/>
        </w:rPr>
        <w:t xml:space="preserve"> more stable solutions.</w:t>
      </w:r>
    </w:p>
    <w:p w14:paraId="5D90A50B" w14:textId="78A17304" w:rsidR="005B5F4C" w:rsidRDefault="005B5F4C" w:rsidP="3E209A6E">
      <w:pPr>
        <w:spacing w:after="0" w:line="240" w:lineRule="auto"/>
        <w:jc w:val="both"/>
        <w:rPr>
          <w:rFonts w:ascii="Verdana" w:eastAsia="Aptos" w:hAnsi="Verdana" w:cs="Arial"/>
          <w:sz w:val="18"/>
          <w:szCs w:val="18"/>
        </w:rPr>
      </w:pPr>
    </w:p>
    <w:p w14:paraId="289DFB66" w14:textId="420E719D" w:rsidR="00D87CE4" w:rsidRPr="00D87CE4" w:rsidRDefault="00D87CE4" w:rsidP="00E953D9">
      <w:pPr>
        <w:numPr>
          <w:ilvl w:val="0"/>
          <w:numId w:val="23"/>
        </w:numPr>
        <w:spacing w:after="0" w:line="240" w:lineRule="auto"/>
        <w:jc w:val="center"/>
        <w:rPr>
          <w:rFonts w:ascii="Verdana" w:hAnsi="Verdana"/>
          <w:b/>
          <w:bCs/>
          <w:sz w:val="18"/>
          <w:szCs w:val="18"/>
        </w:rPr>
      </w:pPr>
      <w:r w:rsidRPr="00D87CE4">
        <w:rPr>
          <w:rFonts w:ascii="Verdana" w:hAnsi="Verdana"/>
          <w:b/>
          <w:bCs/>
          <w:sz w:val="18"/>
          <w:szCs w:val="18"/>
        </w:rPr>
        <w:lastRenderedPageBreak/>
        <w:t>CONCLUSION</w:t>
      </w:r>
    </w:p>
    <w:p w14:paraId="273836D4" w14:textId="77777777" w:rsidR="0014029F" w:rsidRDefault="0014029F" w:rsidP="00D8593A">
      <w:pPr>
        <w:spacing w:after="0" w:line="240" w:lineRule="auto"/>
        <w:rPr>
          <w:rFonts w:ascii="Verdana" w:hAnsi="Verdana"/>
          <w:b/>
          <w:bCs/>
          <w:sz w:val="18"/>
          <w:szCs w:val="18"/>
        </w:rPr>
      </w:pPr>
    </w:p>
    <w:p w14:paraId="2EF37D26" w14:textId="21D21EBE" w:rsidR="07AEC767" w:rsidRDefault="07AEC767" w:rsidP="3E209A6E">
      <w:pPr>
        <w:spacing w:after="0" w:line="240" w:lineRule="auto"/>
        <w:jc w:val="both"/>
        <w:rPr>
          <w:rFonts w:ascii="Verdana" w:hAnsi="Verdana"/>
          <w:sz w:val="18"/>
          <w:szCs w:val="18"/>
        </w:rPr>
      </w:pPr>
      <w:r w:rsidRPr="3E209A6E">
        <w:rPr>
          <w:rFonts w:ascii="Verdana" w:hAnsi="Verdana"/>
          <w:sz w:val="18"/>
          <w:szCs w:val="18"/>
        </w:rPr>
        <w:t xml:space="preserve">This report has documented the design, implementation, and evaluation of a gradient-based optimization model for a two-joint planar robotic arm. A complete Proof of Concept (PoC) was developed to simulate motion, calculate cost, and iteratively update joint angles using manually implemented forward kinematics and numerical gradient descent. Visual outputs demonstrate the success of </w:t>
      </w:r>
      <w:r w:rsidR="1B580491" w:rsidRPr="3E209A6E">
        <w:rPr>
          <w:rFonts w:ascii="Verdana" w:hAnsi="Verdana"/>
          <w:sz w:val="18"/>
          <w:szCs w:val="18"/>
        </w:rPr>
        <w:t>optimization</w:t>
      </w:r>
      <w:r w:rsidRPr="3E209A6E">
        <w:rPr>
          <w:rFonts w:ascii="Verdana" w:hAnsi="Verdana"/>
          <w:sz w:val="18"/>
          <w:szCs w:val="18"/>
        </w:rPr>
        <w:t xml:space="preserve"> in both cost convergence and pose improvement.</w:t>
      </w:r>
    </w:p>
    <w:p w14:paraId="5F8AFE54" w14:textId="54A92BD2" w:rsidR="3E209A6E" w:rsidRDefault="3E209A6E" w:rsidP="3E209A6E">
      <w:pPr>
        <w:spacing w:after="0" w:line="240" w:lineRule="auto"/>
        <w:jc w:val="both"/>
        <w:rPr>
          <w:rFonts w:ascii="Verdana" w:hAnsi="Verdana"/>
          <w:b/>
          <w:bCs/>
          <w:sz w:val="18"/>
          <w:szCs w:val="18"/>
        </w:rPr>
      </w:pPr>
    </w:p>
    <w:p w14:paraId="0AE6C2F9" w14:textId="63D73559" w:rsidR="3E209A6E" w:rsidRDefault="3E209A6E" w:rsidP="3E209A6E">
      <w:pPr>
        <w:spacing w:after="0" w:line="240" w:lineRule="auto"/>
        <w:jc w:val="both"/>
        <w:rPr>
          <w:rFonts w:ascii="Verdana" w:hAnsi="Verdana"/>
          <w:b/>
          <w:bCs/>
          <w:sz w:val="18"/>
          <w:szCs w:val="18"/>
        </w:rPr>
      </w:pPr>
      <w:r w:rsidRPr="3E209A6E">
        <w:rPr>
          <w:rFonts w:ascii="Verdana" w:hAnsi="Verdana"/>
          <w:b/>
          <w:bCs/>
          <w:sz w:val="18"/>
          <w:szCs w:val="18"/>
        </w:rPr>
        <w:t xml:space="preserve">1. </w:t>
      </w:r>
      <w:r w:rsidR="1C7A4ED7" w:rsidRPr="3E209A6E">
        <w:rPr>
          <w:rFonts w:ascii="Verdana" w:hAnsi="Verdana"/>
          <w:b/>
          <w:bCs/>
          <w:sz w:val="18"/>
          <w:szCs w:val="18"/>
        </w:rPr>
        <w:t>Stretch goal</w:t>
      </w:r>
    </w:p>
    <w:p w14:paraId="25892EE1" w14:textId="1E5414DC" w:rsidR="2D14981B" w:rsidRDefault="2D14981B" w:rsidP="3E209A6E">
      <w:pPr>
        <w:spacing w:after="0" w:line="240" w:lineRule="auto"/>
        <w:jc w:val="both"/>
        <w:rPr>
          <w:rFonts w:ascii="Verdana" w:eastAsia="Aptos" w:hAnsi="Verdana" w:cs="Arial"/>
          <w:sz w:val="18"/>
          <w:szCs w:val="18"/>
        </w:rPr>
      </w:pPr>
      <w:r w:rsidRPr="3E209A6E">
        <w:rPr>
          <w:rFonts w:ascii="Verdana" w:hAnsi="Verdana"/>
          <w:sz w:val="18"/>
          <w:szCs w:val="18"/>
        </w:rPr>
        <w:t>As a follow-up</w:t>
      </w:r>
      <w:r w:rsidR="3FB3EF94" w:rsidRPr="3E209A6E">
        <w:rPr>
          <w:rFonts w:ascii="Verdana" w:hAnsi="Verdana"/>
          <w:sz w:val="18"/>
          <w:szCs w:val="18"/>
        </w:rPr>
        <w:t xml:space="preserve"> and stretch goal</w:t>
      </w:r>
      <w:r w:rsidRPr="3E209A6E">
        <w:rPr>
          <w:rFonts w:ascii="Verdana" w:hAnsi="Verdana"/>
          <w:sz w:val="18"/>
          <w:szCs w:val="18"/>
        </w:rPr>
        <w:t xml:space="preserve">, </w:t>
      </w:r>
      <w:r w:rsidRPr="3E209A6E">
        <w:rPr>
          <w:rFonts w:ascii="Verdana" w:eastAsia="Aptos" w:hAnsi="Verdana" w:cs="Arial"/>
          <w:sz w:val="18"/>
          <w:szCs w:val="18"/>
        </w:rPr>
        <w:t>we applied linear regression techniques to predict the joint angles theta1 and theta2 instead of calculating cost by gradient descent every time. These techniques were tested through two different approaches: simple linear regression (separate models for theta1 and theta2) and multivariate linear regression (a single model predicting both angles simultaneously).</w:t>
      </w:r>
      <w:r w:rsidR="7DD055CD" w:rsidRPr="3E209A6E">
        <w:rPr>
          <w:rFonts w:ascii="Verdana" w:eastAsia="Aptos" w:hAnsi="Verdana" w:cs="Arial"/>
          <w:sz w:val="18"/>
          <w:szCs w:val="18"/>
        </w:rPr>
        <w:t xml:space="preserve"> The dataset for </w:t>
      </w:r>
      <w:r w:rsidR="6ECDFFD0" w:rsidRPr="3E209A6E">
        <w:rPr>
          <w:rFonts w:ascii="Verdana" w:eastAsia="Aptos" w:hAnsi="Verdana" w:cs="Arial"/>
          <w:sz w:val="18"/>
          <w:szCs w:val="18"/>
        </w:rPr>
        <w:t>these</w:t>
      </w:r>
      <w:r w:rsidR="7DD055CD" w:rsidRPr="3E209A6E">
        <w:rPr>
          <w:rFonts w:ascii="Verdana" w:eastAsia="Aptos" w:hAnsi="Verdana" w:cs="Arial"/>
          <w:sz w:val="18"/>
          <w:szCs w:val="18"/>
        </w:rPr>
        <w:t xml:space="preserve"> models was generated using </w:t>
      </w:r>
      <w:r w:rsidR="718998F0" w:rsidRPr="3E209A6E">
        <w:rPr>
          <w:rFonts w:ascii="Verdana" w:eastAsia="Aptos" w:hAnsi="Verdana" w:cs="Arial"/>
          <w:sz w:val="18"/>
          <w:szCs w:val="18"/>
        </w:rPr>
        <w:t>the above</w:t>
      </w:r>
      <w:r w:rsidR="7DD055CD" w:rsidRPr="3E209A6E">
        <w:rPr>
          <w:rFonts w:ascii="Verdana" w:eastAsia="Aptos" w:hAnsi="Verdana" w:cs="Arial"/>
          <w:sz w:val="18"/>
          <w:szCs w:val="18"/>
        </w:rPr>
        <w:t xml:space="preserve"> gradient descent approach where target end-</w:t>
      </w:r>
      <w:r w:rsidR="3A9AF163" w:rsidRPr="3E209A6E">
        <w:rPr>
          <w:rFonts w:ascii="Verdana" w:eastAsia="Aptos" w:hAnsi="Verdana" w:cs="Arial"/>
          <w:sz w:val="18"/>
          <w:szCs w:val="18"/>
        </w:rPr>
        <w:t>effector</w:t>
      </w:r>
      <w:r w:rsidR="7DD055CD" w:rsidRPr="3E209A6E">
        <w:rPr>
          <w:rFonts w:ascii="Verdana" w:eastAsia="Aptos" w:hAnsi="Verdana" w:cs="Arial"/>
          <w:sz w:val="18"/>
          <w:szCs w:val="18"/>
        </w:rPr>
        <w:t xml:space="preserve"> co-ordinates x and y were input and the final optimized angles </w:t>
      </w:r>
      <w:r w:rsidR="1F805299" w:rsidRPr="3E209A6E">
        <w:rPr>
          <w:rFonts w:ascii="Verdana" w:eastAsia="Aptos" w:hAnsi="Verdana" w:cs="Arial"/>
          <w:sz w:val="18"/>
          <w:szCs w:val="18"/>
        </w:rPr>
        <w:t xml:space="preserve">were labels/outputs. The generated </w:t>
      </w:r>
      <w:r w:rsidR="68CFAFAD" w:rsidRPr="3E209A6E">
        <w:rPr>
          <w:rFonts w:ascii="Verdana" w:eastAsia="Aptos" w:hAnsi="Verdana" w:cs="Arial"/>
          <w:sz w:val="18"/>
          <w:szCs w:val="18"/>
        </w:rPr>
        <w:t>dataset was then broken down into train and test dataset using 80:20 split.</w:t>
      </w:r>
    </w:p>
    <w:p w14:paraId="7D9EC5C4" w14:textId="5E0239BB" w:rsidR="3E209A6E" w:rsidRDefault="3E209A6E" w:rsidP="3E209A6E">
      <w:pPr>
        <w:spacing w:after="0" w:line="240" w:lineRule="auto"/>
        <w:jc w:val="both"/>
        <w:rPr>
          <w:rFonts w:ascii="Verdana" w:eastAsia="Aptos" w:hAnsi="Verdana" w:cs="Arial"/>
          <w:b/>
          <w:bCs/>
          <w:sz w:val="18"/>
          <w:szCs w:val="18"/>
        </w:rPr>
      </w:pPr>
    </w:p>
    <w:p w14:paraId="1F63667B" w14:textId="1A717FE6" w:rsidR="6485C000" w:rsidRDefault="6485C000" w:rsidP="3E209A6E">
      <w:pPr>
        <w:spacing w:after="0" w:line="240" w:lineRule="auto"/>
        <w:rPr>
          <w:rFonts w:ascii="Verdana" w:eastAsia="Aptos" w:hAnsi="Verdana" w:cs="Arial"/>
          <w:sz w:val="18"/>
          <w:szCs w:val="18"/>
        </w:rPr>
      </w:pPr>
      <w:r w:rsidRPr="3E209A6E">
        <w:rPr>
          <w:rFonts w:ascii="Verdana" w:eastAsia="Aptos" w:hAnsi="Verdana" w:cs="Arial"/>
          <w:b/>
          <w:bCs/>
          <w:sz w:val="18"/>
          <w:szCs w:val="18"/>
        </w:rPr>
        <w:t>2</w:t>
      </w:r>
      <w:r w:rsidR="36DAF435" w:rsidRPr="3E209A6E">
        <w:rPr>
          <w:rFonts w:ascii="Verdana" w:eastAsia="Aptos" w:hAnsi="Verdana" w:cs="Arial"/>
          <w:b/>
          <w:bCs/>
          <w:sz w:val="18"/>
          <w:szCs w:val="18"/>
        </w:rPr>
        <w:t xml:space="preserve">. </w:t>
      </w:r>
      <w:r w:rsidR="2D14981B" w:rsidRPr="3E209A6E">
        <w:rPr>
          <w:rFonts w:ascii="Verdana" w:eastAsia="Aptos" w:hAnsi="Verdana" w:cs="Arial"/>
          <w:b/>
          <w:bCs/>
          <w:sz w:val="18"/>
          <w:szCs w:val="18"/>
        </w:rPr>
        <w:t>Simple Linear Regression</w:t>
      </w:r>
      <w:r>
        <w:br/>
      </w:r>
      <w:r w:rsidR="2D14981B" w:rsidRPr="3E209A6E">
        <w:rPr>
          <w:rFonts w:ascii="Verdana" w:eastAsia="Aptos" w:hAnsi="Verdana" w:cs="Arial"/>
          <w:sz w:val="18"/>
          <w:szCs w:val="18"/>
        </w:rPr>
        <w:t xml:space="preserve">In the first approach, we trained two separate linear regression models—one for predicting </w:t>
      </w:r>
      <w:r w:rsidR="0087A679" w:rsidRPr="3E209A6E">
        <w:rPr>
          <w:rFonts w:ascii="Verdana" w:eastAsia="Aptos" w:hAnsi="Verdana" w:cs="Arial"/>
          <w:sz w:val="18"/>
          <w:szCs w:val="18"/>
        </w:rPr>
        <w:t>theta1</w:t>
      </w:r>
      <w:r w:rsidR="681528C3" w:rsidRPr="3E209A6E">
        <w:rPr>
          <w:rFonts w:ascii="Verdana" w:eastAsia="Aptos" w:hAnsi="Verdana" w:cs="Arial"/>
          <w:sz w:val="18"/>
          <w:szCs w:val="18"/>
        </w:rPr>
        <w:t xml:space="preserve"> </w:t>
      </w:r>
      <w:r w:rsidR="2D14981B" w:rsidRPr="3E209A6E">
        <w:rPr>
          <w:rFonts w:ascii="Verdana" w:eastAsia="Aptos" w:hAnsi="Verdana" w:cs="Arial"/>
          <w:sz w:val="18"/>
          <w:szCs w:val="18"/>
        </w:rPr>
        <w:t xml:space="preserve">and another for </w:t>
      </w:r>
      <w:r w:rsidR="1A7AE3EC" w:rsidRPr="3E209A6E">
        <w:rPr>
          <w:rFonts w:ascii="Verdana" w:eastAsia="Aptos" w:hAnsi="Verdana" w:cs="Arial"/>
          <w:sz w:val="18"/>
          <w:szCs w:val="18"/>
        </w:rPr>
        <w:t>theta2</w:t>
      </w:r>
      <w:r w:rsidR="2D14981B" w:rsidRPr="3E209A6E">
        <w:rPr>
          <w:rFonts w:ascii="Verdana" w:eastAsia="Aptos" w:hAnsi="Verdana" w:cs="Arial"/>
          <w:sz w:val="18"/>
          <w:szCs w:val="18"/>
        </w:rPr>
        <w:t>. Each model was trained independently using the input features</w:t>
      </w:r>
      <w:r w:rsidR="1B782033" w:rsidRPr="3E209A6E">
        <w:rPr>
          <w:rFonts w:ascii="Verdana" w:eastAsia="Aptos" w:hAnsi="Verdana" w:cs="Arial"/>
          <w:sz w:val="18"/>
          <w:szCs w:val="18"/>
        </w:rPr>
        <w:t>.</w:t>
      </w:r>
      <w:r w:rsidR="2D14981B" w:rsidRPr="3E209A6E">
        <w:rPr>
          <w:rFonts w:ascii="Verdana" w:eastAsia="Aptos" w:hAnsi="Verdana" w:cs="Arial"/>
          <w:sz w:val="18"/>
          <w:szCs w:val="18"/>
        </w:rPr>
        <w:t xml:space="preserve"> These models were fitted on the training dataset, and predictions for</w:t>
      </w:r>
      <w:r w:rsidR="3124DF54" w:rsidRPr="3E209A6E">
        <w:rPr>
          <w:rFonts w:ascii="Verdana" w:eastAsia="Aptos" w:hAnsi="Verdana" w:cs="Arial"/>
          <w:sz w:val="18"/>
          <w:szCs w:val="18"/>
        </w:rPr>
        <w:t xml:space="preserve"> theta1 and theta2</w:t>
      </w:r>
      <w:r w:rsidR="2D14981B" w:rsidRPr="3E209A6E">
        <w:rPr>
          <w:rFonts w:ascii="Verdana" w:eastAsia="Aptos" w:hAnsi="Verdana" w:cs="Arial"/>
          <w:sz w:val="18"/>
          <w:szCs w:val="18"/>
        </w:rPr>
        <w:t xml:space="preserve"> were made separately for each target</w:t>
      </w:r>
      <w:r w:rsidR="26E5E9C6" w:rsidRPr="3E209A6E">
        <w:rPr>
          <w:rFonts w:ascii="Verdana" w:eastAsia="Aptos" w:hAnsi="Verdana" w:cs="Arial"/>
          <w:sz w:val="18"/>
          <w:szCs w:val="18"/>
        </w:rPr>
        <w:t xml:space="preserve"> co-ordinate of </w:t>
      </w:r>
      <w:r w:rsidR="6FDD96B9" w:rsidRPr="3E209A6E">
        <w:rPr>
          <w:rFonts w:ascii="Verdana" w:eastAsia="Aptos" w:hAnsi="Verdana" w:cs="Arial"/>
          <w:sz w:val="18"/>
          <w:szCs w:val="18"/>
        </w:rPr>
        <w:t>test dataset</w:t>
      </w:r>
      <w:r w:rsidR="2D14981B" w:rsidRPr="3E209A6E">
        <w:rPr>
          <w:rFonts w:ascii="Verdana" w:eastAsia="Aptos" w:hAnsi="Verdana" w:cs="Arial"/>
          <w:sz w:val="18"/>
          <w:szCs w:val="18"/>
        </w:rPr>
        <w:t xml:space="preserve">. The performance of each model was evaluated using the </w:t>
      </w:r>
      <w:r w:rsidR="2D14981B" w:rsidRPr="3E209A6E">
        <w:rPr>
          <w:rFonts w:ascii="Verdana" w:eastAsia="Aptos" w:hAnsi="Verdana" w:cs="Arial"/>
          <w:b/>
          <w:bCs/>
          <w:sz w:val="18"/>
          <w:szCs w:val="18"/>
        </w:rPr>
        <w:t>R² score</w:t>
      </w:r>
      <w:r w:rsidR="2D14981B" w:rsidRPr="3E209A6E">
        <w:rPr>
          <w:rFonts w:ascii="Verdana" w:eastAsia="Aptos" w:hAnsi="Verdana" w:cs="Arial"/>
          <w:sz w:val="18"/>
          <w:szCs w:val="18"/>
        </w:rPr>
        <w:t>, which indicated how well each model captured the variance in the angles based on the input features.</w:t>
      </w:r>
    </w:p>
    <w:p w14:paraId="49394DB6" w14:textId="30983121" w:rsidR="3E209A6E" w:rsidRDefault="3E209A6E" w:rsidP="3E209A6E">
      <w:pPr>
        <w:spacing w:after="0" w:line="240" w:lineRule="auto"/>
        <w:jc w:val="both"/>
        <w:rPr>
          <w:rFonts w:ascii="Verdana" w:eastAsia="Aptos" w:hAnsi="Verdana" w:cs="Arial"/>
          <w:b/>
          <w:bCs/>
          <w:sz w:val="18"/>
          <w:szCs w:val="18"/>
        </w:rPr>
      </w:pPr>
    </w:p>
    <w:p w14:paraId="4FF33EAF" w14:textId="05206444" w:rsidR="29C531E3" w:rsidRDefault="29C531E3" w:rsidP="3E209A6E">
      <w:pPr>
        <w:spacing w:after="0" w:line="240" w:lineRule="auto"/>
        <w:jc w:val="both"/>
        <w:rPr>
          <w:rFonts w:ascii="Verdana" w:eastAsia="Aptos" w:hAnsi="Verdana" w:cs="Arial"/>
          <w:sz w:val="18"/>
          <w:szCs w:val="18"/>
        </w:rPr>
      </w:pPr>
      <w:r w:rsidRPr="3E209A6E">
        <w:rPr>
          <w:rFonts w:ascii="Verdana" w:eastAsia="Aptos" w:hAnsi="Verdana" w:cs="Arial"/>
          <w:b/>
          <w:bCs/>
          <w:sz w:val="18"/>
          <w:szCs w:val="18"/>
        </w:rPr>
        <w:t>3</w:t>
      </w:r>
      <w:r w:rsidR="41BF5667" w:rsidRPr="3E209A6E">
        <w:rPr>
          <w:rFonts w:ascii="Verdana" w:eastAsia="Aptos" w:hAnsi="Verdana" w:cs="Arial"/>
          <w:b/>
          <w:bCs/>
          <w:sz w:val="18"/>
          <w:szCs w:val="18"/>
        </w:rPr>
        <w:t xml:space="preserve">. </w:t>
      </w:r>
      <w:r w:rsidR="2D14981B" w:rsidRPr="3E209A6E">
        <w:rPr>
          <w:rFonts w:ascii="Verdana" w:eastAsia="Aptos" w:hAnsi="Verdana" w:cs="Arial"/>
          <w:b/>
          <w:bCs/>
          <w:sz w:val="18"/>
          <w:szCs w:val="18"/>
        </w:rPr>
        <w:t>Multivariate Linear Regression</w:t>
      </w:r>
      <w:r>
        <w:br/>
      </w:r>
      <w:r w:rsidR="2D14981B" w:rsidRPr="3E209A6E">
        <w:rPr>
          <w:rFonts w:ascii="Verdana" w:eastAsia="Aptos" w:hAnsi="Verdana" w:cs="Arial"/>
          <w:sz w:val="18"/>
          <w:szCs w:val="18"/>
        </w:rPr>
        <w:t xml:space="preserve">In the second approach, we combined both </w:t>
      </w:r>
      <w:r w:rsidR="40E6B462" w:rsidRPr="3E209A6E">
        <w:rPr>
          <w:rFonts w:ascii="Verdana" w:eastAsia="Aptos" w:hAnsi="Verdana" w:cs="Arial"/>
          <w:sz w:val="18"/>
          <w:szCs w:val="18"/>
        </w:rPr>
        <w:t>theta1</w:t>
      </w:r>
      <w:r w:rsidR="241C57DD" w:rsidRPr="3E209A6E">
        <w:rPr>
          <w:rFonts w:ascii="Verdana" w:eastAsia="Aptos" w:hAnsi="Verdana" w:cs="Arial"/>
          <w:sz w:val="18"/>
          <w:szCs w:val="18"/>
        </w:rPr>
        <w:t xml:space="preserve"> and theta2</w:t>
      </w:r>
      <w:r w:rsidR="2D14981B" w:rsidRPr="3E209A6E">
        <w:rPr>
          <w:rFonts w:ascii="Verdana" w:eastAsia="Aptos" w:hAnsi="Verdana" w:cs="Arial"/>
          <w:sz w:val="18"/>
          <w:szCs w:val="18"/>
        </w:rPr>
        <w:t xml:space="preserve"> into a multivariate regression model. This approach allows the model to predict both angles simultaneously from the input features</w:t>
      </w:r>
      <w:r w:rsidR="67720A11" w:rsidRPr="3E209A6E">
        <w:rPr>
          <w:rFonts w:ascii="Verdana" w:eastAsia="Aptos" w:hAnsi="Verdana" w:cs="Arial"/>
          <w:sz w:val="18"/>
          <w:szCs w:val="18"/>
        </w:rPr>
        <w:t xml:space="preserve">, </w:t>
      </w:r>
      <w:r w:rsidR="2D14981B" w:rsidRPr="3E209A6E">
        <w:rPr>
          <w:rFonts w:ascii="Verdana" w:eastAsia="Aptos" w:hAnsi="Verdana" w:cs="Arial"/>
          <w:sz w:val="18"/>
          <w:szCs w:val="18"/>
        </w:rPr>
        <w:t xml:space="preserve">treating the task as a multi-output prediction problem. This method enabled the model to learn a joint relationship between both angles and the input coordinates, which could potentially improve the predictive performance if there was any interdependence between </w:t>
      </w:r>
      <w:r w:rsidR="3933457F" w:rsidRPr="3E209A6E">
        <w:rPr>
          <w:rFonts w:ascii="Verdana" w:eastAsia="Aptos" w:hAnsi="Verdana" w:cs="Arial"/>
          <w:sz w:val="18"/>
          <w:szCs w:val="18"/>
        </w:rPr>
        <w:t>theta1 and theta2</w:t>
      </w:r>
      <w:r w:rsidR="2D14981B" w:rsidRPr="3E209A6E">
        <w:rPr>
          <w:rFonts w:ascii="Verdana" w:eastAsia="Aptos" w:hAnsi="Verdana" w:cs="Arial"/>
          <w:sz w:val="18"/>
          <w:szCs w:val="18"/>
        </w:rPr>
        <w:t>.</w:t>
      </w:r>
    </w:p>
    <w:p w14:paraId="7BB77174" w14:textId="4686991A" w:rsidR="3E209A6E" w:rsidRDefault="3E209A6E" w:rsidP="3E209A6E">
      <w:pPr>
        <w:spacing w:after="0" w:line="240" w:lineRule="auto"/>
        <w:jc w:val="both"/>
        <w:rPr>
          <w:rFonts w:ascii="Verdana" w:eastAsia="Aptos" w:hAnsi="Verdana" w:cs="Arial"/>
          <w:b/>
          <w:bCs/>
          <w:sz w:val="18"/>
          <w:szCs w:val="18"/>
        </w:rPr>
      </w:pPr>
    </w:p>
    <w:p w14:paraId="4AF3DC4D" w14:textId="32E658A9" w:rsidR="11344B78" w:rsidRDefault="11344B78" w:rsidP="3E209A6E">
      <w:pPr>
        <w:spacing w:after="0" w:line="240" w:lineRule="auto"/>
        <w:rPr>
          <w:rFonts w:ascii="Verdana" w:eastAsia="Aptos" w:hAnsi="Verdana" w:cs="Arial"/>
          <w:sz w:val="18"/>
          <w:szCs w:val="18"/>
        </w:rPr>
      </w:pPr>
      <w:r w:rsidRPr="3E209A6E">
        <w:rPr>
          <w:rFonts w:ascii="Verdana" w:eastAsia="Aptos" w:hAnsi="Verdana" w:cs="Arial"/>
          <w:b/>
          <w:bCs/>
          <w:sz w:val="18"/>
          <w:szCs w:val="18"/>
        </w:rPr>
        <w:t>4</w:t>
      </w:r>
      <w:r w:rsidR="7ACD53D8" w:rsidRPr="3E209A6E">
        <w:rPr>
          <w:rFonts w:ascii="Verdana" w:eastAsia="Aptos" w:hAnsi="Verdana" w:cs="Arial"/>
          <w:b/>
          <w:bCs/>
          <w:sz w:val="18"/>
          <w:szCs w:val="18"/>
        </w:rPr>
        <w:t xml:space="preserve">. </w:t>
      </w:r>
      <w:r w:rsidR="2D14981B" w:rsidRPr="3E209A6E">
        <w:rPr>
          <w:rFonts w:ascii="Verdana" w:eastAsia="Aptos" w:hAnsi="Verdana" w:cs="Arial"/>
          <w:b/>
          <w:bCs/>
          <w:sz w:val="18"/>
          <w:szCs w:val="18"/>
        </w:rPr>
        <w:t>Interaction Term for Multivariate</w:t>
      </w:r>
      <w:r w:rsidR="1DE13534" w:rsidRPr="3E209A6E">
        <w:rPr>
          <w:rFonts w:ascii="Verdana" w:eastAsia="Aptos" w:hAnsi="Verdana" w:cs="Arial"/>
          <w:b/>
          <w:bCs/>
          <w:sz w:val="18"/>
          <w:szCs w:val="18"/>
        </w:rPr>
        <w:t xml:space="preserve"> </w:t>
      </w:r>
      <w:r w:rsidR="2D14981B" w:rsidRPr="3E209A6E">
        <w:rPr>
          <w:rFonts w:ascii="Verdana" w:eastAsia="Aptos" w:hAnsi="Verdana" w:cs="Arial"/>
          <w:b/>
          <w:bCs/>
          <w:sz w:val="18"/>
          <w:szCs w:val="18"/>
        </w:rPr>
        <w:t>Regression</w:t>
      </w:r>
      <w:r>
        <w:br/>
      </w:r>
      <w:r w:rsidR="2D14981B" w:rsidRPr="3E209A6E">
        <w:rPr>
          <w:rFonts w:ascii="Verdana" w:eastAsia="Aptos" w:hAnsi="Verdana" w:cs="Arial"/>
          <w:sz w:val="18"/>
          <w:szCs w:val="18"/>
        </w:rPr>
        <w:t xml:space="preserve"> To improve the performance of the multivariate </w:t>
      </w:r>
      <w:r w:rsidR="2D14981B" w:rsidRPr="3E209A6E">
        <w:rPr>
          <w:rFonts w:ascii="Verdana" w:eastAsia="Aptos" w:hAnsi="Verdana" w:cs="Arial"/>
          <w:sz w:val="18"/>
          <w:szCs w:val="18"/>
        </w:rPr>
        <w:t xml:space="preserve">regression </w:t>
      </w:r>
      <w:r w:rsidR="7BD321F3" w:rsidRPr="3E209A6E">
        <w:rPr>
          <w:rFonts w:ascii="Verdana" w:eastAsia="Aptos" w:hAnsi="Verdana" w:cs="Arial"/>
          <w:sz w:val="18"/>
          <w:szCs w:val="18"/>
        </w:rPr>
        <w:t>model;</w:t>
      </w:r>
      <w:r w:rsidR="2D14981B" w:rsidRPr="3E209A6E">
        <w:rPr>
          <w:rFonts w:ascii="Verdana" w:eastAsia="Aptos" w:hAnsi="Verdana" w:cs="Arial"/>
          <w:sz w:val="18"/>
          <w:szCs w:val="18"/>
        </w:rPr>
        <w:t xml:space="preserve"> we added an </w:t>
      </w:r>
      <w:r w:rsidR="2D14981B" w:rsidRPr="3E209A6E">
        <w:rPr>
          <w:rFonts w:ascii="Verdana" w:eastAsia="Aptos" w:hAnsi="Verdana" w:cs="Arial"/>
          <w:b/>
          <w:bCs/>
          <w:sz w:val="18"/>
          <w:szCs w:val="18"/>
        </w:rPr>
        <w:t>interaction term</w:t>
      </w:r>
      <w:r w:rsidR="2D14981B" w:rsidRPr="3E209A6E">
        <w:rPr>
          <w:rFonts w:ascii="Verdana" w:eastAsia="Aptos" w:hAnsi="Verdana" w:cs="Arial"/>
          <w:sz w:val="18"/>
          <w:szCs w:val="18"/>
        </w:rPr>
        <w:t xml:space="preserve"> between </w:t>
      </w:r>
      <w:r w:rsidR="2D14981B" w:rsidRPr="3E209A6E">
        <w:rPr>
          <w:rFonts w:ascii="Verdana" w:eastAsia="Aptos" w:hAnsi="Verdana" w:cs="Arial"/>
          <w:i/>
          <w:iCs/>
          <w:sz w:val="18"/>
          <w:szCs w:val="18"/>
          <w:lang w:val=""/>
        </w:rPr>
        <w:t>x</w:t>
      </w:r>
      <w:r w:rsidR="5DC95891" w:rsidRPr="3E209A6E">
        <w:rPr>
          <w:rFonts w:ascii="Verdana" w:eastAsia="Aptos" w:hAnsi="Verdana" w:cs="Arial"/>
          <w:i/>
          <w:iCs/>
          <w:sz w:val="18"/>
          <w:szCs w:val="18"/>
          <w:lang w:val=""/>
        </w:rPr>
        <w:t xml:space="preserve"> </w:t>
      </w:r>
      <w:r w:rsidR="2D14981B" w:rsidRPr="3E209A6E">
        <w:rPr>
          <w:rFonts w:ascii="Verdana" w:eastAsia="Aptos" w:hAnsi="Verdana" w:cs="Arial"/>
          <w:sz w:val="18"/>
          <w:szCs w:val="18"/>
        </w:rPr>
        <w:t xml:space="preserve">and </w:t>
      </w:r>
      <w:r w:rsidR="2D14981B" w:rsidRPr="3E209A6E">
        <w:rPr>
          <w:rFonts w:ascii="Verdana" w:eastAsia="Aptos" w:hAnsi="Verdana" w:cs="Arial"/>
          <w:i/>
          <w:iCs/>
          <w:sz w:val="18"/>
          <w:szCs w:val="18"/>
          <w:lang w:val=""/>
        </w:rPr>
        <w:t>y</w:t>
      </w:r>
      <w:r w:rsidR="25D3122A" w:rsidRPr="3E209A6E">
        <w:rPr>
          <w:rFonts w:ascii="Verdana" w:eastAsia="Aptos" w:hAnsi="Verdana" w:cs="Arial"/>
          <w:i/>
          <w:iCs/>
          <w:sz w:val="18"/>
          <w:szCs w:val="18"/>
          <w:lang w:val=""/>
        </w:rPr>
        <w:t xml:space="preserve"> </w:t>
      </w:r>
      <w:r w:rsidR="2D14981B" w:rsidRPr="3E209A6E">
        <w:rPr>
          <w:rFonts w:ascii="Verdana" w:eastAsia="Aptos" w:hAnsi="Verdana" w:cs="Arial"/>
          <w:sz w:val="18"/>
          <w:szCs w:val="18"/>
        </w:rPr>
        <w:t xml:space="preserve">as an additional feature. The interaction term </w:t>
      </w:r>
      <w:r w:rsidR="260DC7F7" w:rsidRPr="3E209A6E">
        <w:rPr>
          <w:rFonts w:ascii="Verdana" w:eastAsia="Aptos" w:hAnsi="Verdana" w:cs="Arial"/>
          <w:sz w:val="18"/>
          <w:szCs w:val="18"/>
        </w:rPr>
        <w:t xml:space="preserve">x*y </w:t>
      </w:r>
      <w:r w:rsidR="2D14981B" w:rsidRPr="3E209A6E">
        <w:rPr>
          <w:rFonts w:ascii="Verdana" w:eastAsia="Aptos" w:hAnsi="Verdana" w:cs="Arial"/>
          <w:sz w:val="18"/>
          <w:szCs w:val="18"/>
        </w:rPr>
        <w:t xml:space="preserve">was included to help the model capture more complex relationships between the input features and the target angles. This transformation allowed the model to consider the combined effect of both </w:t>
      </w:r>
      <w:r w:rsidR="2D14981B" w:rsidRPr="3E209A6E">
        <w:rPr>
          <w:rFonts w:ascii="Verdana" w:eastAsia="Aptos" w:hAnsi="Verdana" w:cs="Arial"/>
          <w:i/>
          <w:iCs/>
          <w:sz w:val="18"/>
          <w:szCs w:val="18"/>
          <w:lang w:val=""/>
        </w:rPr>
        <w:t>x</w:t>
      </w:r>
      <w:r w:rsidR="6378BB39" w:rsidRPr="3E209A6E">
        <w:rPr>
          <w:rFonts w:ascii="Verdana" w:eastAsia="Aptos" w:hAnsi="Verdana" w:cs="Arial"/>
          <w:i/>
          <w:iCs/>
          <w:sz w:val="18"/>
          <w:szCs w:val="18"/>
          <w:lang w:val=""/>
        </w:rPr>
        <w:t xml:space="preserve"> </w:t>
      </w:r>
      <w:r w:rsidR="2D14981B" w:rsidRPr="3E209A6E">
        <w:rPr>
          <w:rFonts w:ascii="Verdana" w:eastAsia="Aptos" w:hAnsi="Verdana" w:cs="Arial"/>
          <w:sz w:val="18"/>
          <w:szCs w:val="18"/>
        </w:rPr>
        <w:t xml:space="preserve">and </w:t>
      </w:r>
      <w:r w:rsidR="2D14981B" w:rsidRPr="3E209A6E">
        <w:rPr>
          <w:rFonts w:ascii="Verdana" w:eastAsia="Aptos" w:hAnsi="Verdana" w:cs="Arial"/>
          <w:i/>
          <w:iCs/>
          <w:sz w:val="18"/>
          <w:szCs w:val="18"/>
          <w:lang w:val=""/>
        </w:rPr>
        <w:t>y</w:t>
      </w:r>
      <w:r w:rsidR="51329B45" w:rsidRPr="3E209A6E">
        <w:rPr>
          <w:rFonts w:ascii="Verdana" w:eastAsia="Aptos" w:hAnsi="Verdana" w:cs="Arial"/>
          <w:i/>
          <w:iCs/>
          <w:sz w:val="18"/>
          <w:szCs w:val="18"/>
          <w:lang w:val=""/>
        </w:rPr>
        <w:t xml:space="preserve"> </w:t>
      </w:r>
      <w:r w:rsidR="2D14981B" w:rsidRPr="3E209A6E">
        <w:rPr>
          <w:rFonts w:ascii="Verdana" w:eastAsia="Aptos" w:hAnsi="Verdana" w:cs="Arial"/>
          <w:sz w:val="18"/>
          <w:szCs w:val="18"/>
        </w:rPr>
        <w:t xml:space="preserve">on the prediction of </w:t>
      </w:r>
      <w:r w:rsidR="68D503FA" w:rsidRPr="3E209A6E">
        <w:rPr>
          <w:rFonts w:ascii="Verdana" w:eastAsia="Aptos" w:hAnsi="Verdana" w:cs="Arial"/>
          <w:sz w:val="18"/>
          <w:szCs w:val="18"/>
        </w:rPr>
        <w:t>theta1 and theta2</w:t>
      </w:r>
      <w:r w:rsidR="2D14981B" w:rsidRPr="3E209A6E">
        <w:rPr>
          <w:rFonts w:ascii="Verdana" w:eastAsia="Aptos" w:hAnsi="Verdana" w:cs="Arial"/>
          <w:sz w:val="18"/>
          <w:szCs w:val="18"/>
        </w:rPr>
        <w:t>, thus accounting for any non-linearities in the data that a simple linear regression might miss.</w:t>
      </w:r>
    </w:p>
    <w:p w14:paraId="35A45FAA" w14:textId="51140ADB" w:rsidR="3E209A6E" w:rsidRDefault="3E209A6E" w:rsidP="3E209A6E">
      <w:pPr>
        <w:spacing w:after="0" w:line="240" w:lineRule="auto"/>
        <w:jc w:val="both"/>
        <w:rPr>
          <w:rFonts w:ascii="Verdana" w:eastAsia="Aptos" w:hAnsi="Verdana" w:cs="Arial"/>
          <w:b/>
          <w:bCs/>
          <w:sz w:val="18"/>
          <w:szCs w:val="18"/>
        </w:rPr>
      </w:pPr>
    </w:p>
    <w:p w14:paraId="47DC92FF" w14:textId="391C7055" w:rsidR="52BCB905" w:rsidRDefault="52BCB905" w:rsidP="3E209A6E">
      <w:pPr>
        <w:spacing w:after="0" w:line="240" w:lineRule="auto"/>
        <w:jc w:val="both"/>
        <w:rPr>
          <w:rFonts w:ascii="Verdana" w:eastAsia="Aptos" w:hAnsi="Verdana" w:cs="Arial"/>
          <w:sz w:val="18"/>
          <w:szCs w:val="18"/>
        </w:rPr>
      </w:pPr>
      <w:r w:rsidRPr="3E209A6E">
        <w:rPr>
          <w:rFonts w:ascii="Verdana" w:eastAsia="Aptos" w:hAnsi="Verdana" w:cs="Arial"/>
          <w:b/>
          <w:bCs/>
          <w:sz w:val="18"/>
          <w:szCs w:val="18"/>
        </w:rPr>
        <w:t>5</w:t>
      </w:r>
      <w:r w:rsidR="5DB1044F" w:rsidRPr="3E209A6E">
        <w:rPr>
          <w:rFonts w:ascii="Verdana" w:eastAsia="Aptos" w:hAnsi="Verdana" w:cs="Arial"/>
          <w:b/>
          <w:bCs/>
          <w:sz w:val="18"/>
          <w:szCs w:val="18"/>
        </w:rPr>
        <w:t xml:space="preserve">. </w:t>
      </w:r>
      <w:r w:rsidR="2D14981B" w:rsidRPr="3E209A6E">
        <w:rPr>
          <w:rFonts w:ascii="Verdana" w:eastAsia="Aptos" w:hAnsi="Verdana" w:cs="Arial"/>
          <w:b/>
          <w:bCs/>
          <w:sz w:val="18"/>
          <w:szCs w:val="18"/>
        </w:rPr>
        <w:t>Evaluation and Comparison</w:t>
      </w:r>
      <w:r w:rsidR="2D14981B" w:rsidRPr="3E209A6E">
        <w:rPr>
          <w:rFonts w:ascii="Verdana" w:eastAsia="Aptos" w:hAnsi="Verdana" w:cs="Arial"/>
          <w:sz w:val="18"/>
          <w:szCs w:val="18"/>
        </w:rPr>
        <w:t>:</w:t>
      </w:r>
      <w:r>
        <w:br/>
      </w:r>
      <w:r w:rsidR="2D14981B" w:rsidRPr="3E209A6E">
        <w:rPr>
          <w:rFonts w:ascii="Verdana" w:eastAsia="Aptos" w:hAnsi="Verdana" w:cs="Arial"/>
          <w:sz w:val="18"/>
          <w:szCs w:val="18"/>
        </w:rPr>
        <w:t>After training both the simple and multivariate models, we evaluated their performance using the R² score. The R² score for each model indicates the proportion of variance explained by the model.</w:t>
      </w:r>
    </w:p>
    <w:p w14:paraId="2EC4D1A1" w14:textId="02867A90" w:rsidR="2A77B31A" w:rsidRDefault="2A77B31A" w:rsidP="3E209A6E">
      <w:pPr>
        <w:spacing w:after="0" w:line="240" w:lineRule="auto"/>
        <w:jc w:val="both"/>
      </w:pPr>
      <w:r>
        <w:rPr>
          <w:noProof/>
        </w:rPr>
        <w:drawing>
          <wp:inline distT="0" distB="0" distL="0" distR="0" wp14:anchorId="3DDC1303" wp14:editId="44CEA9C2">
            <wp:extent cx="2838450" cy="1028700"/>
            <wp:effectExtent l="0" t="0" r="0" b="0"/>
            <wp:docPr id="2041080255" name="Picture 204108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450" cy="1028700"/>
                    </a:xfrm>
                    <a:prstGeom prst="rect">
                      <a:avLst/>
                    </a:prstGeom>
                  </pic:spPr>
                </pic:pic>
              </a:graphicData>
            </a:graphic>
          </wp:inline>
        </w:drawing>
      </w:r>
    </w:p>
    <w:p w14:paraId="588C1369" w14:textId="00024830" w:rsidR="1C265B67" w:rsidRDefault="1C265B67" w:rsidP="3E209A6E">
      <w:pPr>
        <w:spacing w:after="0" w:line="240" w:lineRule="auto"/>
        <w:jc w:val="both"/>
        <w:rPr>
          <w:rFonts w:ascii="Verdana" w:eastAsia="Aptos" w:hAnsi="Verdana" w:cs="Arial"/>
          <w:i/>
          <w:iCs/>
          <w:sz w:val="18"/>
          <w:szCs w:val="18"/>
        </w:rPr>
      </w:pPr>
      <w:r w:rsidRPr="3E209A6E">
        <w:rPr>
          <w:rFonts w:ascii="Verdana" w:eastAsia="Aptos" w:hAnsi="Verdana" w:cs="Arial"/>
          <w:i/>
          <w:iCs/>
          <w:sz w:val="18"/>
          <w:szCs w:val="18"/>
        </w:rPr>
        <w:t>Fig. 8 R2 scores graph of theta1 and theta2 predication using simple linear regression</w:t>
      </w:r>
    </w:p>
    <w:p w14:paraId="73E9B448" w14:textId="1B0AC736" w:rsidR="2A77B31A" w:rsidRDefault="2A77B31A" w:rsidP="3E209A6E">
      <w:pPr>
        <w:spacing w:after="0" w:line="240" w:lineRule="auto"/>
        <w:jc w:val="both"/>
      </w:pPr>
      <w:r>
        <w:rPr>
          <w:noProof/>
        </w:rPr>
        <w:drawing>
          <wp:inline distT="0" distB="0" distL="0" distR="0" wp14:anchorId="6914E708" wp14:editId="4A4E9C4A">
            <wp:extent cx="2838450" cy="1085850"/>
            <wp:effectExtent l="0" t="0" r="0" b="0"/>
            <wp:docPr id="895664355" name="Picture 89566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8450" cy="1085850"/>
                    </a:xfrm>
                    <a:prstGeom prst="rect">
                      <a:avLst/>
                    </a:prstGeom>
                  </pic:spPr>
                </pic:pic>
              </a:graphicData>
            </a:graphic>
          </wp:inline>
        </w:drawing>
      </w:r>
    </w:p>
    <w:p w14:paraId="29DB9A06" w14:textId="74113E2E" w:rsidR="28CC4F7A" w:rsidRDefault="28CC4F7A" w:rsidP="3E209A6E">
      <w:pPr>
        <w:spacing w:after="0" w:line="240" w:lineRule="auto"/>
        <w:jc w:val="both"/>
        <w:rPr>
          <w:rFonts w:ascii="Verdana" w:eastAsia="Aptos" w:hAnsi="Verdana" w:cs="Arial"/>
          <w:i/>
          <w:iCs/>
          <w:sz w:val="18"/>
          <w:szCs w:val="18"/>
        </w:rPr>
      </w:pPr>
      <w:r w:rsidRPr="3E209A6E">
        <w:rPr>
          <w:rFonts w:ascii="Verdana" w:eastAsia="Aptos" w:hAnsi="Verdana" w:cs="Arial"/>
          <w:i/>
          <w:iCs/>
          <w:sz w:val="18"/>
          <w:szCs w:val="18"/>
        </w:rPr>
        <w:t>Fig. 9 R2 scores graph of theta1 and theta2 predication using multivariate linear regression</w:t>
      </w:r>
    </w:p>
    <w:p w14:paraId="06B89ED4" w14:textId="63CF822C" w:rsidR="3E209A6E" w:rsidRDefault="3E209A6E" w:rsidP="3E209A6E">
      <w:pPr>
        <w:spacing w:after="0" w:line="240" w:lineRule="auto"/>
        <w:jc w:val="both"/>
        <w:rPr>
          <w:rFonts w:ascii="Verdana" w:eastAsia="Aptos" w:hAnsi="Verdana" w:cs="Arial"/>
          <w:i/>
          <w:iCs/>
          <w:sz w:val="18"/>
          <w:szCs w:val="18"/>
        </w:rPr>
      </w:pPr>
    </w:p>
    <w:p w14:paraId="68C00703" w14:textId="165B7219" w:rsidR="2E6FD47F" w:rsidRDefault="2E6FD47F"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The Simple Linear Regression for theta1 showed an R² score of 0.8668, indicating that the model explains approximately 87% of the variance in theta1, suggesting a strong linear relationship between the target position</w:t>
      </w:r>
      <w:r w:rsidR="5DD68580" w:rsidRPr="3E209A6E">
        <w:rPr>
          <w:rFonts w:ascii="Verdana" w:eastAsia="Aptos" w:hAnsi="Verdana" w:cs="Arial"/>
          <w:sz w:val="18"/>
          <w:szCs w:val="18"/>
        </w:rPr>
        <w:t xml:space="preserve"> (x, y) </w:t>
      </w:r>
      <w:r w:rsidRPr="3E209A6E">
        <w:rPr>
          <w:rFonts w:ascii="Verdana" w:eastAsia="Aptos" w:hAnsi="Verdana" w:cs="Arial"/>
          <w:sz w:val="18"/>
          <w:szCs w:val="18"/>
        </w:rPr>
        <w:t>and the first joint angle. However, the R² score for theta2 was only 0.0663, showing that the simple model struggles to predict</w:t>
      </w:r>
      <w:r w:rsidR="040512D4" w:rsidRPr="3E209A6E">
        <w:rPr>
          <w:rFonts w:ascii="Verdana" w:eastAsia="Aptos" w:hAnsi="Verdana" w:cs="Arial"/>
          <w:sz w:val="18"/>
          <w:szCs w:val="18"/>
        </w:rPr>
        <w:t xml:space="preserve"> theta2</w:t>
      </w:r>
      <w:r w:rsidRPr="3E209A6E">
        <w:rPr>
          <w:rFonts w:ascii="Verdana" w:eastAsia="Aptos" w:hAnsi="Verdana" w:cs="Arial"/>
          <w:sz w:val="18"/>
          <w:szCs w:val="18"/>
        </w:rPr>
        <w:t>, capturing only 6.63% of its variance. This highlights that the relationship between</w:t>
      </w:r>
      <w:r w:rsidR="79EB5790" w:rsidRPr="3E209A6E">
        <w:rPr>
          <w:rFonts w:ascii="Verdana" w:eastAsia="Aptos" w:hAnsi="Verdana" w:cs="Arial"/>
          <w:sz w:val="18"/>
          <w:szCs w:val="18"/>
        </w:rPr>
        <w:t xml:space="preserve"> (x, y) </w:t>
      </w:r>
      <w:r w:rsidRPr="3E209A6E">
        <w:rPr>
          <w:rFonts w:ascii="Verdana" w:eastAsia="Aptos" w:hAnsi="Verdana" w:cs="Arial"/>
          <w:sz w:val="18"/>
          <w:szCs w:val="18"/>
        </w:rPr>
        <w:t>and</w:t>
      </w:r>
      <w:r w:rsidR="53779273" w:rsidRPr="3E209A6E">
        <w:rPr>
          <w:rFonts w:ascii="Verdana" w:eastAsia="Aptos" w:hAnsi="Verdana" w:cs="Arial"/>
          <w:sz w:val="18"/>
          <w:szCs w:val="18"/>
        </w:rPr>
        <w:t xml:space="preserve"> theta2 </w:t>
      </w:r>
      <w:r w:rsidRPr="3E209A6E">
        <w:rPr>
          <w:rFonts w:ascii="Verdana" w:eastAsia="Aptos" w:hAnsi="Verdana" w:cs="Arial"/>
          <w:sz w:val="18"/>
          <w:szCs w:val="18"/>
        </w:rPr>
        <w:t>is more complex. The Multivariate Linear Regression model, which predicted both angles simultaneously, achieved an R² score of 0.4666, meaning it explained 46.66% of the variance for both</w:t>
      </w:r>
      <w:r w:rsidR="05C573FD" w:rsidRPr="3E209A6E">
        <w:rPr>
          <w:rFonts w:ascii="Verdana" w:eastAsia="Aptos" w:hAnsi="Verdana" w:cs="Arial"/>
          <w:sz w:val="18"/>
          <w:szCs w:val="18"/>
        </w:rPr>
        <w:t xml:space="preserve"> theta1 and theta2 </w:t>
      </w:r>
      <w:r w:rsidRPr="3E209A6E">
        <w:rPr>
          <w:rFonts w:ascii="Verdana" w:eastAsia="Aptos" w:hAnsi="Verdana" w:cs="Arial"/>
          <w:sz w:val="18"/>
          <w:szCs w:val="18"/>
        </w:rPr>
        <w:t xml:space="preserve">combined. While this is a moderate fit, the model still underperforms, especially for </w:t>
      </w:r>
      <w:r w:rsidR="4E9D7A4C" w:rsidRPr="3E209A6E">
        <w:rPr>
          <w:rFonts w:ascii="Verdana" w:eastAsia="Aptos" w:hAnsi="Verdana" w:cs="Arial"/>
          <w:sz w:val="18"/>
          <w:szCs w:val="18"/>
        </w:rPr>
        <w:t>theta2</w:t>
      </w:r>
      <w:r w:rsidRPr="3E209A6E">
        <w:rPr>
          <w:rFonts w:ascii="Verdana" w:eastAsia="Aptos" w:hAnsi="Verdana" w:cs="Arial"/>
          <w:sz w:val="18"/>
          <w:szCs w:val="18"/>
        </w:rPr>
        <w:t>, when compared to the simple regression for</w:t>
      </w:r>
      <w:r w:rsidR="6199C5B9" w:rsidRPr="3E209A6E">
        <w:rPr>
          <w:rFonts w:ascii="Verdana" w:eastAsia="Aptos" w:hAnsi="Verdana" w:cs="Arial"/>
          <w:sz w:val="18"/>
          <w:szCs w:val="18"/>
        </w:rPr>
        <w:t xml:space="preserve"> theta1</w:t>
      </w:r>
      <w:r w:rsidRPr="3E209A6E">
        <w:rPr>
          <w:rFonts w:ascii="Verdana" w:eastAsia="Aptos" w:hAnsi="Verdana" w:cs="Arial"/>
          <w:sz w:val="18"/>
          <w:szCs w:val="18"/>
        </w:rPr>
        <w:t>.</w:t>
      </w:r>
    </w:p>
    <w:p w14:paraId="7FCB1B47" w14:textId="0BB01078" w:rsidR="3E209A6E" w:rsidRDefault="3E209A6E" w:rsidP="3E209A6E">
      <w:pPr>
        <w:spacing w:after="0" w:line="240" w:lineRule="auto"/>
        <w:jc w:val="both"/>
        <w:rPr>
          <w:rFonts w:ascii="Verdana" w:eastAsia="Aptos" w:hAnsi="Verdana" w:cs="Arial"/>
          <w:b/>
          <w:bCs/>
          <w:sz w:val="18"/>
          <w:szCs w:val="18"/>
        </w:rPr>
      </w:pPr>
    </w:p>
    <w:p w14:paraId="51B37253" w14:textId="49860A64" w:rsidR="16EFC9C8" w:rsidRDefault="16EFC9C8" w:rsidP="3E209A6E">
      <w:pPr>
        <w:spacing w:after="0" w:line="240" w:lineRule="auto"/>
        <w:jc w:val="both"/>
        <w:rPr>
          <w:rFonts w:ascii="Verdana" w:eastAsia="Aptos" w:hAnsi="Verdana" w:cs="Arial"/>
          <w:b/>
          <w:bCs/>
          <w:sz w:val="18"/>
          <w:szCs w:val="18"/>
        </w:rPr>
      </w:pPr>
      <w:r w:rsidRPr="48D79F33">
        <w:rPr>
          <w:rFonts w:ascii="Verdana" w:eastAsia="Aptos" w:hAnsi="Verdana" w:cs="Arial"/>
          <w:b/>
          <w:bCs/>
          <w:sz w:val="18"/>
          <w:szCs w:val="18"/>
        </w:rPr>
        <w:t>6</w:t>
      </w:r>
      <w:r w:rsidR="2E6FD47F" w:rsidRPr="48D79F33">
        <w:rPr>
          <w:rFonts w:ascii="Verdana" w:eastAsia="Aptos" w:hAnsi="Verdana" w:cs="Arial"/>
          <w:b/>
          <w:bCs/>
          <w:sz w:val="18"/>
          <w:szCs w:val="18"/>
        </w:rPr>
        <w:t>. Future Work</w:t>
      </w:r>
    </w:p>
    <w:p w14:paraId="4880A4F2" w14:textId="514450F9" w:rsidR="2E6FD47F" w:rsidRDefault="2E6FD47F" w:rsidP="3E209A6E">
      <w:pPr>
        <w:spacing w:after="0" w:line="240" w:lineRule="auto"/>
        <w:jc w:val="both"/>
        <w:rPr>
          <w:rFonts w:ascii="Verdana" w:eastAsia="Aptos" w:hAnsi="Verdana" w:cs="Arial"/>
          <w:sz w:val="18"/>
          <w:szCs w:val="18"/>
        </w:rPr>
      </w:pPr>
      <w:r w:rsidRPr="3E209A6E">
        <w:rPr>
          <w:rFonts w:ascii="Verdana" w:eastAsia="Aptos" w:hAnsi="Verdana" w:cs="Arial"/>
          <w:sz w:val="18"/>
          <w:szCs w:val="18"/>
        </w:rPr>
        <w:t>To improve the performance of the model, particularly for</w:t>
      </w:r>
      <w:r w:rsidR="611B27B2" w:rsidRPr="3E209A6E">
        <w:rPr>
          <w:rFonts w:ascii="Verdana" w:eastAsia="Aptos" w:hAnsi="Verdana" w:cs="Arial"/>
          <w:sz w:val="18"/>
          <w:szCs w:val="18"/>
        </w:rPr>
        <w:t xml:space="preserve"> theta2</w:t>
      </w:r>
      <w:r w:rsidRPr="3E209A6E">
        <w:rPr>
          <w:rFonts w:ascii="Verdana" w:eastAsia="Aptos" w:hAnsi="Verdana" w:cs="Arial"/>
          <w:sz w:val="18"/>
          <w:szCs w:val="18"/>
        </w:rPr>
        <w:t xml:space="preserve">, a non-linear model would </w:t>
      </w:r>
      <w:r w:rsidRPr="3E209A6E">
        <w:rPr>
          <w:rFonts w:ascii="Verdana" w:eastAsia="Aptos" w:hAnsi="Verdana" w:cs="Arial"/>
          <w:sz w:val="18"/>
          <w:szCs w:val="18"/>
        </w:rPr>
        <w:lastRenderedPageBreak/>
        <w:t>be a promising direction. Since the current linear models fail to capture the complexity of the relationship between the input coordinates</w:t>
      </w:r>
      <w:r w:rsidR="709D01A6" w:rsidRPr="3E209A6E">
        <w:rPr>
          <w:rFonts w:ascii="Verdana" w:eastAsia="Aptos" w:hAnsi="Verdana" w:cs="Arial"/>
          <w:sz w:val="18"/>
          <w:szCs w:val="18"/>
        </w:rPr>
        <w:t xml:space="preserve"> (x, y) and theta2</w:t>
      </w:r>
      <w:r w:rsidRPr="3E209A6E">
        <w:rPr>
          <w:rFonts w:ascii="Verdana" w:eastAsia="Aptos" w:hAnsi="Verdana" w:cs="Arial"/>
          <w:sz w:val="18"/>
          <w:szCs w:val="18"/>
        </w:rPr>
        <w:t>, non-linear techniques like Decision Trees, Random Forests, or Neural Networks could be explored. These models are better suited to capturing non-linear relationships and interactions between features, which may be critical for accurately predicting</w:t>
      </w:r>
      <w:r w:rsidR="131A73A9" w:rsidRPr="3E209A6E">
        <w:rPr>
          <w:rFonts w:ascii="Verdana" w:eastAsia="Aptos" w:hAnsi="Verdana" w:cs="Arial"/>
          <w:sz w:val="18"/>
          <w:szCs w:val="18"/>
        </w:rPr>
        <w:t xml:space="preserve"> theta2</w:t>
      </w:r>
      <w:r w:rsidRPr="3E209A6E">
        <w:rPr>
          <w:rFonts w:ascii="Verdana" w:eastAsia="Aptos" w:hAnsi="Verdana" w:cs="Arial"/>
          <w:sz w:val="18"/>
          <w:szCs w:val="18"/>
        </w:rPr>
        <w:t>. Furthermore, exploring feature engineering techniques such as polynomial features, kernel methods, or deep learning models could significantly enhance model accuracy. A non-linear approach would likely offer more flexibility in modeling the complex dependencies between the input variables and the joint angles, leading to better performance across both angles.</w:t>
      </w:r>
    </w:p>
    <w:p w14:paraId="27A464B6" w14:textId="3FEAC185" w:rsidR="3E209A6E" w:rsidRDefault="3E209A6E" w:rsidP="3E209A6E">
      <w:pPr>
        <w:spacing w:after="0" w:line="240" w:lineRule="auto"/>
        <w:jc w:val="both"/>
        <w:rPr>
          <w:rFonts w:ascii="Verdana" w:eastAsia="Aptos" w:hAnsi="Verdana" w:cs="Arial"/>
          <w:sz w:val="18"/>
          <w:szCs w:val="18"/>
        </w:rPr>
      </w:pPr>
    </w:p>
    <w:p w14:paraId="34E4B22C" w14:textId="505FE23A" w:rsidR="3E209A6E" w:rsidRDefault="3E209A6E" w:rsidP="3E209A6E">
      <w:pPr>
        <w:spacing w:after="0" w:line="240" w:lineRule="auto"/>
        <w:jc w:val="both"/>
        <w:rPr>
          <w:rFonts w:ascii="Verdana" w:hAnsi="Verdana"/>
          <w:sz w:val="18"/>
          <w:szCs w:val="18"/>
        </w:rPr>
      </w:pPr>
    </w:p>
    <w:p w14:paraId="25A70C99" w14:textId="77777777" w:rsidR="00D87CE4" w:rsidRPr="0014029F" w:rsidRDefault="00D87CE4" w:rsidP="00D8593A">
      <w:pPr>
        <w:spacing w:after="0" w:line="240" w:lineRule="auto"/>
        <w:rPr>
          <w:rFonts w:ascii="Verdana" w:hAnsi="Verdana"/>
          <w:b/>
          <w:bCs/>
          <w:sz w:val="18"/>
          <w:szCs w:val="18"/>
        </w:rPr>
      </w:pPr>
    </w:p>
    <w:p w14:paraId="1FD8AA5E" w14:textId="13E13B07" w:rsidR="0015422E" w:rsidRPr="0014029F" w:rsidRDefault="568A1DA0" w:rsidP="3E209A6E">
      <w:pPr>
        <w:numPr>
          <w:ilvl w:val="0"/>
          <w:numId w:val="23"/>
        </w:numPr>
        <w:spacing w:after="0" w:line="240" w:lineRule="auto"/>
        <w:jc w:val="center"/>
        <w:rPr>
          <w:rFonts w:ascii="Verdana" w:hAnsi="Verdana"/>
          <w:b/>
          <w:bCs/>
          <w:sz w:val="18"/>
          <w:szCs w:val="18"/>
        </w:rPr>
      </w:pPr>
      <w:r w:rsidRPr="3E209A6E">
        <w:rPr>
          <w:rFonts w:ascii="Verdana" w:hAnsi="Verdana"/>
          <w:b/>
          <w:bCs/>
          <w:sz w:val="18"/>
          <w:szCs w:val="18"/>
        </w:rPr>
        <w:t>REFERENCES</w:t>
      </w:r>
    </w:p>
    <w:p w14:paraId="21AB09B8"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Brockman, G., Cheung, V., Pettersson, L., Schneider, J., Schulman, J., Tang, J., &amp; Zaremba, W. (2016). </w:t>
      </w:r>
      <w:r w:rsidRPr="31CF0191">
        <w:rPr>
          <w:rFonts w:ascii="Verdana" w:eastAsia="Verdana" w:hAnsi="Verdana" w:cs="Verdana"/>
          <w:i/>
          <w:iCs/>
          <w:sz w:val="18"/>
          <w:szCs w:val="18"/>
        </w:rPr>
        <w:t>OpenAI Gym</w:t>
      </w:r>
      <w:r w:rsidRPr="31CF0191">
        <w:rPr>
          <w:rFonts w:ascii="Verdana" w:eastAsia="Verdana" w:hAnsi="Verdana" w:cs="Verdana"/>
          <w:sz w:val="18"/>
          <w:szCs w:val="18"/>
        </w:rPr>
        <w:t xml:space="preserve"> [Preprint]. </w:t>
      </w:r>
      <w:r w:rsidRPr="31CF0191">
        <w:rPr>
          <w:rFonts w:ascii="Verdana" w:eastAsia="Verdana" w:hAnsi="Verdana" w:cs="Verdana"/>
          <w:i/>
          <w:iCs/>
          <w:sz w:val="18"/>
          <w:szCs w:val="18"/>
        </w:rPr>
        <w:t>arXiv</w:t>
      </w:r>
      <w:r w:rsidRPr="31CF0191">
        <w:rPr>
          <w:rFonts w:ascii="Verdana" w:eastAsia="Verdana" w:hAnsi="Verdana" w:cs="Verdana"/>
          <w:sz w:val="18"/>
          <w:szCs w:val="18"/>
        </w:rPr>
        <w:t xml:space="preserve">. </w:t>
      </w:r>
      <w:hyperlink r:id="rId32" w:history="1">
        <w:r w:rsidRPr="31CF0191">
          <w:rPr>
            <w:rStyle w:val="Hyperlink"/>
            <w:rFonts w:ascii="Verdana" w:eastAsia="Verdana" w:hAnsi="Verdana" w:cs="Verdana"/>
            <w:sz w:val="18"/>
            <w:szCs w:val="18"/>
          </w:rPr>
          <w:t>https://arxiv.org/abs/1606.01540</w:t>
        </w:r>
      </w:hyperlink>
    </w:p>
    <w:p w14:paraId="39A08ED8"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Carabin, G., &amp; Scalera, L. (2020). On the trajectory planning for energy efficiency in industrial robotic systems. </w:t>
      </w:r>
      <w:r w:rsidRPr="31CF0191">
        <w:rPr>
          <w:rFonts w:ascii="Verdana" w:eastAsia="Verdana" w:hAnsi="Verdana" w:cs="Verdana"/>
          <w:i/>
          <w:iCs/>
          <w:sz w:val="18"/>
          <w:szCs w:val="18"/>
        </w:rPr>
        <w:t>Robotics</w:t>
      </w:r>
      <w:r w:rsidRPr="31CF0191">
        <w:rPr>
          <w:rFonts w:ascii="Verdana" w:eastAsia="Verdana" w:hAnsi="Verdana" w:cs="Verdana"/>
          <w:sz w:val="18"/>
          <w:szCs w:val="18"/>
        </w:rPr>
        <w:t xml:space="preserve">, </w:t>
      </w:r>
      <w:r w:rsidRPr="31CF0191">
        <w:rPr>
          <w:rFonts w:ascii="Verdana" w:eastAsia="Verdana" w:hAnsi="Verdana" w:cs="Verdana"/>
          <w:i/>
          <w:iCs/>
          <w:sz w:val="18"/>
          <w:szCs w:val="18"/>
        </w:rPr>
        <w:t>9</w:t>
      </w:r>
      <w:r w:rsidRPr="31CF0191">
        <w:rPr>
          <w:rFonts w:ascii="Verdana" w:eastAsia="Verdana" w:hAnsi="Verdana" w:cs="Verdana"/>
          <w:sz w:val="18"/>
          <w:szCs w:val="18"/>
        </w:rPr>
        <w:t xml:space="preserve">(4), 89. </w:t>
      </w:r>
      <w:hyperlink r:id="rId33" w:history="1">
        <w:r w:rsidRPr="31CF0191">
          <w:rPr>
            <w:rStyle w:val="Hyperlink"/>
            <w:rFonts w:ascii="Verdana" w:eastAsia="Verdana" w:hAnsi="Verdana" w:cs="Verdana"/>
            <w:sz w:val="18"/>
            <w:szCs w:val="18"/>
          </w:rPr>
          <w:t>https://doi.org/10.3390/robotics9040089</w:t>
        </w:r>
      </w:hyperlink>
    </w:p>
    <w:p w14:paraId="5F94B462" w14:textId="77777777" w:rsidR="005B5F4C" w:rsidRPr="0014029F" w:rsidRDefault="005B5F4C" w:rsidP="005B5F4C">
      <w:pPr>
        <w:spacing w:before="240" w:after="240" w:line="240" w:lineRule="auto"/>
        <w:jc w:val="both"/>
        <w:rPr>
          <w:rFonts w:ascii="Verdana" w:eastAsia="Verdana" w:hAnsi="Verdana" w:cs="Verdana"/>
          <w:sz w:val="18"/>
          <w:szCs w:val="18"/>
        </w:rPr>
      </w:pPr>
      <w:r w:rsidRPr="31CF0191">
        <w:rPr>
          <w:rFonts w:ascii="Verdana" w:eastAsia="Verdana" w:hAnsi="Verdana" w:cs="Verdana"/>
          <w:sz w:val="18"/>
          <w:szCs w:val="18"/>
        </w:rPr>
        <w:t xml:space="preserve">Craig, J. J. (2005). </w:t>
      </w:r>
      <w:r w:rsidRPr="31CF0191">
        <w:rPr>
          <w:rFonts w:ascii="Verdana" w:eastAsia="Verdana" w:hAnsi="Verdana" w:cs="Verdana"/>
          <w:i/>
          <w:iCs/>
          <w:sz w:val="18"/>
          <w:szCs w:val="18"/>
        </w:rPr>
        <w:t>Introduction to robotics: Mechanics and control</w:t>
      </w:r>
      <w:r w:rsidRPr="31CF0191">
        <w:rPr>
          <w:rFonts w:ascii="Verdana" w:eastAsia="Verdana" w:hAnsi="Verdana" w:cs="Verdana"/>
          <w:sz w:val="18"/>
          <w:szCs w:val="18"/>
        </w:rPr>
        <w:t xml:space="preserve"> (3rd ed.). Pearson Education.</w:t>
      </w:r>
    </w:p>
    <w:p w14:paraId="66D8EB1E"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DeepMind. (2020). </w:t>
      </w:r>
      <w:r w:rsidRPr="31CF0191">
        <w:rPr>
          <w:rFonts w:ascii="Verdana" w:eastAsia="Verdana" w:hAnsi="Verdana" w:cs="Verdana"/>
          <w:i/>
          <w:iCs/>
          <w:sz w:val="18"/>
          <w:szCs w:val="18"/>
        </w:rPr>
        <w:t>DeepMind Control Suite</w:t>
      </w:r>
      <w:r w:rsidRPr="31CF0191">
        <w:rPr>
          <w:rFonts w:ascii="Verdana" w:eastAsia="Verdana" w:hAnsi="Verdana" w:cs="Verdana"/>
          <w:sz w:val="18"/>
          <w:szCs w:val="18"/>
        </w:rPr>
        <w:t xml:space="preserve">. </w:t>
      </w:r>
      <w:hyperlink r:id="rId34" w:history="1">
        <w:r w:rsidRPr="31CF0191">
          <w:rPr>
            <w:rStyle w:val="Hyperlink"/>
            <w:rFonts w:ascii="Verdana" w:eastAsia="Verdana" w:hAnsi="Verdana" w:cs="Verdana"/>
            <w:sz w:val="18"/>
            <w:szCs w:val="18"/>
          </w:rPr>
          <w:t>https://github.com/deepmind/dm_control</w:t>
        </w:r>
      </w:hyperlink>
    </w:p>
    <w:p w14:paraId="164145DA"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Fu, J., Kumar, A., Nachum, O., Tucker, G., &amp; Levine, S. (2020). </w:t>
      </w:r>
      <w:r w:rsidRPr="31CF0191">
        <w:rPr>
          <w:rFonts w:ascii="Verdana" w:eastAsia="Verdana" w:hAnsi="Verdana" w:cs="Verdana"/>
          <w:i/>
          <w:iCs/>
          <w:sz w:val="18"/>
          <w:szCs w:val="18"/>
        </w:rPr>
        <w:t>D4RL: Datasets for deep data-driven reinforcement learning</w:t>
      </w:r>
      <w:r w:rsidRPr="31CF0191">
        <w:rPr>
          <w:rFonts w:ascii="Verdana" w:eastAsia="Verdana" w:hAnsi="Verdana" w:cs="Verdana"/>
          <w:sz w:val="18"/>
          <w:szCs w:val="18"/>
        </w:rPr>
        <w:t xml:space="preserve"> [Preprint]. </w:t>
      </w:r>
      <w:r w:rsidRPr="31CF0191">
        <w:rPr>
          <w:rFonts w:ascii="Verdana" w:eastAsia="Verdana" w:hAnsi="Verdana" w:cs="Verdana"/>
          <w:i/>
          <w:iCs/>
          <w:sz w:val="18"/>
          <w:szCs w:val="18"/>
        </w:rPr>
        <w:t>arXiv</w:t>
      </w:r>
      <w:r w:rsidRPr="31CF0191">
        <w:rPr>
          <w:rFonts w:ascii="Verdana" w:eastAsia="Verdana" w:hAnsi="Verdana" w:cs="Verdana"/>
          <w:sz w:val="18"/>
          <w:szCs w:val="18"/>
        </w:rPr>
        <w:t xml:space="preserve">. </w:t>
      </w:r>
      <w:hyperlink r:id="rId35" w:history="1">
        <w:r w:rsidRPr="31CF0191">
          <w:rPr>
            <w:rStyle w:val="Hyperlink"/>
            <w:rFonts w:ascii="Verdana" w:eastAsia="Verdana" w:hAnsi="Verdana" w:cs="Verdana"/>
            <w:sz w:val="18"/>
            <w:szCs w:val="18"/>
          </w:rPr>
          <w:t>https://arxiv.org/abs/2004.07219</w:t>
        </w:r>
      </w:hyperlink>
    </w:p>
    <w:p w14:paraId="72E10DD3"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Hassan, M. S., &amp; Sanaullah, S. M. (2024). </w:t>
      </w:r>
      <w:r w:rsidRPr="31CF0191">
        <w:rPr>
          <w:rFonts w:ascii="Verdana" w:eastAsia="Verdana" w:hAnsi="Verdana" w:cs="Verdana"/>
          <w:i/>
          <w:iCs/>
          <w:sz w:val="18"/>
          <w:szCs w:val="18"/>
        </w:rPr>
        <w:t>Robotic arm manipulation with inverse reinforcement learning &amp; TD-MPC</w:t>
      </w:r>
      <w:r w:rsidRPr="31CF0191">
        <w:rPr>
          <w:rFonts w:ascii="Verdana" w:eastAsia="Verdana" w:hAnsi="Verdana" w:cs="Verdana"/>
          <w:sz w:val="18"/>
          <w:szCs w:val="18"/>
        </w:rPr>
        <w:t xml:space="preserve"> [Preprint]. </w:t>
      </w:r>
      <w:r w:rsidRPr="31CF0191">
        <w:rPr>
          <w:rFonts w:ascii="Verdana" w:eastAsia="Verdana" w:hAnsi="Verdana" w:cs="Verdana"/>
          <w:i/>
          <w:iCs/>
          <w:sz w:val="18"/>
          <w:szCs w:val="18"/>
        </w:rPr>
        <w:t>arXiv</w:t>
      </w:r>
      <w:r w:rsidRPr="31CF0191">
        <w:rPr>
          <w:rFonts w:ascii="Verdana" w:eastAsia="Verdana" w:hAnsi="Verdana" w:cs="Verdana"/>
          <w:sz w:val="18"/>
          <w:szCs w:val="18"/>
        </w:rPr>
        <w:t xml:space="preserve">. </w:t>
      </w:r>
      <w:hyperlink r:id="rId36" w:history="1">
        <w:r w:rsidRPr="31CF0191">
          <w:rPr>
            <w:rStyle w:val="Hyperlink"/>
            <w:rFonts w:ascii="Verdana" w:eastAsia="Verdana" w:hAnsi="Verdana" w:cs="Verdana"/>
            <w:sz w:val="18"/>
            <w:szCs w:val="18"/>
          </w:rPr>
          <w:t>https://arxiv.org/abs/2407.12941</w:t>
        </w:r>
      </w:hyperlink>
    </w:p>
    <w:p w14:paraId="1CBE1DBC"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Lafifi, M. M. (2009). </w:t>
      </w:r>
      <w:r w:rsidRPr="31CF0191">
        <w:rPr>
          <w:rFonts w:ascii="Verdana" w:eastAsia="Verdana" w:hAnsi="Verdana" w:cs="Verdana"/>
          <w:i/>
          <w:iCs/>
          <w:sz w:val="18"/>
          <w:szCs w:val="18"/>
        </w:rPr>
        <w:t>Kinematic analysis for robot arm</w:t>
      </w:r>
      <w:r w:rsidRPr="31CF0191">
        <w:rPr>
          <w:rFonts w:ascii="Verdana" w:eastAsia="Verdana" w:hAnsi="Verdana" w:cs="Verdana"/>
          <w:sz w:val="18"/>
          <w:szCs w:val="18"/>
        </w:rPr>
        <w:t xml:space="preserve">. ResearchGate. </w:t>
      </w:r>
      <w:hyperlink r:id="rId37" w:history="1">
        <w:hyperlink r:id="rId38" w:history="1">
          <w:r w:rsidRPr="31CF0191">
            <w:rPr>
              <w:rStyle w:val="Hyperlink"/>
              <w:rFonts w:ascii="Verdana" w:eastAsia="Verdana" w:hAnsi="Verdana" w:cs="Verdana"/>
              <w:sz w:val="18"/>
              <w:szCs w:val="18"/>
            </w:rPr>
            <w:t>https://www.researchgate.net/profile/Mohamed-Mourad-Lafifi/post/What_is_the_best_platform_for_implementing_inverse_kinematics_of_a_6-axis_robotic_arm/attachment/5fd8c1de3b21a20001622f80/AS%3A969008031477765%4016080</w:t>
          </w:r>
          <w:r w:rsidRPr="31CF0191">
            <w:rPr>
              <w:rStyle w:val="Hyperlink"/>
              <w:rFonts w:ascii="Verdana" w:eastAsia="Verdana" w:hAnsi="Verdana" w:cs="Verdana"/>
              <w:sz w:val="18"/>
              <w:szCs w:val="18"/>
            </w:rPr>
            <w:t>40926850/download/KINEMATIC%2BANALYSIS%2BFOR%2BROBOT%2BARM.pdf</w:t>
          </w:r>
        </w:hyperlink>
      </w:hyperlink>
    </w:p>
    <w:p w14:paraId="4C41611A" w14:textId="77777777" w:rsidR="005B5F4C" w:rsidRPr="0014029F" w:rsidRDefault="005B5F4C" w:rsidP="005B5F4C">
      <w:pPr>
        <w:spacing w:before="240" w:after="240" w:line="240" w:lineRule="auto"/>
        <w:jc w:val="both"/>
        <w:rPr>
          <w:rFonts w:ascii="Verdana" w:eastAsia="Verdana" w:hAnsi="Verdana" w:cs="Verdana"/>
          <w:sz w:val="18"/>
          <w:szCs w:val="18"/>
        </w:rPr>
      </w:pPr>
      <w:r w:rsidRPr="31CF0191">
        <w:rPr>
          <w:rFonts w:ascii="Verdana" w:eastAsia="Verdana" w:hAnsi="Verdana" w:cs="Verdana"/>
          <w:sz w:val="18"/>
          <w:szCs w:val="18"/>
        </w:rPr>
        <w:t xml:space="preserve">Mithi. (n.d.). </w:t>
      </w:r>
      <w:r w:rsidRPr="31CF0191">
        <w:rPr>
          <w:rFonts w:ascii="Verdana" w:eastAsia="Verdana" w:hAnsi="Verdana" w:cs="Verdana"/>
          <w:i/>
          <w:iCs/>
          <w:sz w:val="18"/>
          <w:szCs w:val="18"/>
        </w:rPr>
        <w:t>2D robotic arm simulation using NumPy</w:t>
      </w:r>
      <w:r w:rsidRPr="31CF0191">
        <w:rPr>
          <w:rFonts w:ascii="Verdana" w:eastAsia="Verdana" w:hAnsi="Verdana" w:cs="Verdana"/>
          <w:sz w:val="18"/>
          <w:szCs w:val="18"/>
        </w:rPr>
        <w:t xml:space="preserve"> [Jupyter Notebook]. GitHub.</w:t>
      </w:r>
    </w:p>
    <w:p w14:paraId="0561332C" w14:textId="50D1F5E1" w:rsidR="0015422E" w:rsidRPr="0014029F" w:rsidRDefault="1331D23A" w:rsidP="31CF0191">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Qiu, X. (2024). Forward kinematic and inverse kinematic analysis of a 3-DOF RRR manipulator. In Y. Yue (Ed.), </w:t>
      </w:r>
      <w:r w:rsidRPr="31CF0191">
        <w:rPr>
          <w:rFonts w:ascii="Verdana" w:eastAsia="Verdana" w:hAnsi="Verdana" w:cs="Verdana"/>
          <w:i/>
          <w:iCs/>
          <w:sz w:val="18"/>
          <w:szCs w:val="18"/>
        </w:rPr>
        <w:t>Proceedings of the 2024 International Conference on Mechanics, Electronics Engineering and Automation (ICMEEA 2024)</w:t>
      </w:r>
      <w:r w:rsidRPr="31CF0191">
        <w:rPr>
          <w:rFonts w:ascii="Verdana" w:eastAsia="Verdana" w:hAnsi="Verdana" w:cs="Verdana"/>
          <w:sz w:val="18"/>
          <w:szCs w:val="18"/>
        </w:rPr>
        <w:t xml:space="preserve"> (pp. 532–539). Atlantis Press. </w:t>
      </w:r>
      <w:hyperlink r:id="rId39" w:history="1">
        <w:hyperlink r:id="rId40" w:history="1">
          <w:r w:rsidRPr="31CF0191">
            <w:rPr>
              <w:rStyle w:val="Hyperlink"/>
              <w:rFonts w:ascii="Verdana" w:eastAsia="Verdana" w:hAnsi="Verdana" w:cs="Verdana"/>
              <w:sz w:val="18"/>
              <w:szCs w:val="18"/>
            </w:rPr>
            <w:t>https://doi.org/10.2991/978-94-6463-518-8_50</w:t>
          </w:r>
        </w:hyperlink>
      </w:hyperlink>
    </w:p>
    <w:p w14:paraId="3E955F4A" w14:textId="7CD2C6BA" w:rsidR="0015422E" w:rsidRPr="0014029F" w:rsidRDefault="1331D23A" w:rsidP="31CF0191">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Salman, A. E., &amp; Roman, M. (2022). </w:t>
      </w:r>
      <w:r w:rsidRPr="31CF0191">
        <w:rPr>
          <w:rFonts w:ascii="Verdana" w:eastAsia="Verdana" w:hAnsi="Verdana" w:cs="Verdana"/>
          <w:i/>
          <w:iCs/>
          <w:sz w:val="18"/>
          <w:szCs w:val="18"/>
        </w:rPr>
        <w:t>Robot kinematics</w:t>
      </w:r>
      <w:r w:rsidRPr="31CF0191">
        <w:rPr>
          <w:rFonts w:ascii="Verdana" w:eastAsia="Verdana" w:hAnsi="Verdana" w:cs="Verdana"/>
          <w:sz w:val="18"/>
          <w:szCs w:val="18"/>
        </w:rPr>
        <w:t xml:space="preserve">. ResearchGate. </w:t>
      </w:r>
      <w:hyperlink r:id="rId41" w:history="1">
        <w:hyperlink r:id="rId42" w:history="1">
          <w:r w:rsidRPr="31CF0191">
            <w:rPr>
              <w:rStyle w:val="Hyperlink"/>
              <w:rFonts w:ascii="Verdana" w:eastAsia="Verdana" w:hAnsi="Verdana" w:cs="Verdana"/>
              <w:sz w:val="18"/>
              <w:szCs w:val="18"/>
            </w:rPr>
            <w:t>https://www.researchgate.net/publication/365193182_ROBOT_KINEMATICS</w:t>
          </w:r>
        </w:hyperlink>
      </w:hyperlink>
    </w:p>
    <w:p w14:paraId="450D73B7" w14:textId="25D9B481" w:rsidR="0015422E" w:rsidRDefault="1331D23A" w:rsidP="31CF0191">
      <w:pPr>
        <w:spacing w:before="240" w:after="240" w:line="240" w:lineRule="auto"/>
        <w:jc w:val="both"/>
        <w:rPr>
          <w:rFonts w:ascii="Verdana" w:eastAsia="Verdana" w:hAnsi="Verdana" w:cs="Verdana"/>
          <w:sz w:val="18"/>
          <w:szCs w:val="18"/>
        </w:rPr>
      </w:pPr>
      <w:r w:rsidRPr="31CF0191">
        <w:rPr>
          <w:rFonts w:ascii="Verdana" w:eastAsia="Verdana" w:hAnsi="Verdana" w:cs="Verdana"/>
          <w:sz w:val="18"/>
          <w:szCs w:val="18"/>
        </w:rPr>
        <w:t xml:space="preserve">Siciliano, B., Sciavicco, L., Villani, L., &amp; Oriolo, G. (2009). </w:t>
      </w:r>
      <w:r w:rsidRPr="31CF0191">
        <w:rPr>
          <w:rFonts w:ascii="Verdana" w:eastAsia="Verdana" w:hAnsi="Verdana" w:cs="Verdana"/>
          <w:i/>
          <w:iCs/>
          <w:sz w:val="18"/>
          <w:szCs w:val="18"/>
        </w:rPr>
        <w:t>Robotics: Modelling, planning and control</w:t>
      </w:r>
      <w:r w:rsidRPr="31CF0191">
        <w:rPr>
          <w:rFonts w:ascii="Verdana" w:eastAsia="Verdana" w:hAnsi="Verdana" w:cs="Verdana"/>
          <w:sz w:val="18"/>
          <w:szCs w:val="18"/>
        </w:rPr>
        <w:t>. Springer.</w:t>
      </w:r>
    </w:p>
    <w:p w14:paraId="65E94261" w14:textId="77777777" w:rsidR="005B5F4C" w:rsidRPr="0014029F" w:rsidRDefault="005B5F4C" w:rsidP="005B5F4C">
      <w:pPr>
        <w:spacing w:before="240" w:after="240" w:line="240" w:lineRule="auto"/>
        <w:jc w:val="both"/>
        <w:rPr>
          <w:rStyle w:val="Hyperlink"/>
          <w:rFonts w:ascii="Verdana" w:eastAsia="Verdana" w:hAnsi="Verdana" w:cs="Verdana"/>
          <w:sz w:val="18"/>
          <w:szCs w:val="18"/>
        </w:rPr>
      </w:pPr>
      <w:r w:rsidRPr="31CF0191">
        <w:rPr>
          <w:rFonts w:ascii="Verdana" w:eastAsia="Verdana" w:hAnsi="Verdana" w:cs="Verdana"/>
          <w:sz w:val="18"/>
          <w:szCs w:val="18"/>
        </w:rPr>
        <w:t xml:space="preserve">Standard Bots. (2025, April 23). </w:t>
      </w:r>
      <w:r w:rsidRPr="31CF0191">
        <w:rPr>
          <w:rFonts w:ascii="Verdana" w:eastAsia="Verdana" w:hAnsi="Verdana" w:cs="Verdana"/>
          <w:i/>
          <w:iCs/>
          <w:sz w:val="18"/>
          <w:szCs w:val="18"/>
        </w:rPr>
        <w:t>How do robotic arms work? A comprehensive 2025 guide</w:t>
      </w:r>
      <w:r w:rsidRPr="31CF0191">
        <w:rPr>
          <w:rFonts w:ascii="Verdana" w:eastAsia="Verdana" w:hAnsi="Verdana" w:cs="Verdana"/>
          <w:sz w:val="18"/>
          <w:szCs w:val="18"/>
        </w:rPr>
        <w:t xml:space="preserve">. </w:t>
      </w:r>
      <w:hyperlink r:id="rId43" w:history="1">
        <w:hyperlink r:id="rId44" w:history="1">
          <w:r w:rsidRPr="31CF0191">
            <w:rPr>
              <w:rStyle w:val="Hyperlink"/>
              <w:rFonts w:ascii="Verdana" w:eastAsia="Verdana" w:hAnsi="Verdana" w:cs="Verdana"/>
              <w:sz w:val="18"/>
              <w:szCs w:val="18"/>
            </w:rPr>
            <w:t>https://standardbots.com/blog/how-do-robotic-arms-work-a-comprehensive-guide</w:t>
          </w:r>
        </w:hyperlink>
      </w:hyperlink>
    </w:p>
    <w:p w14:paraId="0B815677" w14:textId="06F66810" w:rsidR="00B52F93" w:rsidRPr="002F65AB" w:rsidRDefault="00B52F93" w:rsidP="3138B88C">
      <w:pPr>
        <w:spacing w:before="240" w:after="240" w:line="240" w:lineRule="auto"/>
        <w:jc w:val="both"/>
        <w:rPr>
          <w:rFonts w:ascii="Verdana" w:eastAsia="Verdana" w:hAnsi="Verdana" w:cs="Verdana"/>
          <w:sz w:val="18"/>
          <w:szCs w:val="18"/>
        </w:rPr>
        <w:sectPr w:rsidR="00B52F93" w:rsidRPr="002F65AB" w:rsidSect="0015422E">
          <w:headerReference w:type="default" r:id="rId45"/>
          <w:footerReference w:type="default" r:id="rId46"/>
          <w:pgSz w:w="12240" w:h="15840"/>
          <w:pgMar w:top="1440" w:right="1440" w:bottom="1440" w:left="1440" w:header="720" w:footer="720" w:gutter="0"/>
          <w:cols w:num="2" w:space="432"/>
          <w:docGrid w:linePitch="360"/>
        </w:sectPr>
      </w:pPr>
    </w:p>
    <w:p w14:paraId="31AEBEA3" w14:textId="180235EF" w:rsidR="005F5DA0" w:rsidRPr="00C31850" w:rsidRDefault="005F5DA0" w:rsidP="00A75BD0">
      <w:pPr>
        <w:pStyle w:val="Heading1"/>
        <w:rPr>
          <w:rFonts w:ascii="Verdana" w:hAnsi="Verdana"/>
        </w:rPr>
      </w:pPr>
      <w:r w:rsidRPr="00C31850">
        <w:rPr>
          <w:rFonts w:ascii="Verdana" w:hAnsi="Verdana"/>
        </w:rPr>
        <w:lastRenderedPageBreak/>
        <w:t>Appendix A: GitHub Repository</w:t>
      </w:r>
    </w:p>
    <w:p w14:paraId="7755282B" w14:textId="77777777" w:rsidR="005F5DA0" w:rsidRPr="002058A8" w:rsidRDefault="005F5DA0" w:rsidP="005F5DA0">
      <w:pPr>
        <w:spacing w:after="0" w:line="240" w:lineRule="auto"/>
        <w:jc w:val="center"/>
        <w:rPr>
          <w:rFonts w:ascii="Verdana" w:eastAsia="Verdana" w:hAnsi="Verdana" w:cs="Verdana"/>
          <w:sz w:val="18"/>
          <w:szCs w:val="18"/>
        </w:rPr>
      </w:pPr>
    </w:p>
    <w:p w14:paraId="17D43B60" w14:textId="310FB0D9"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To promote transparency, collaboration, and reproducibility, all source code, figures, simulation outputs, and draft documents associated with the Optimotion project are version-controlled and publicly available (or available to the instructor) through our team's GitHub repository.</w:t>
      </w:r>
      <w:r w:rsidR="00FD2BD8" w:rsidRPr="002058A8">
        <w:rPr>
          <w:rFonts w:ascii="Verdana" w:eastAsia="Verdana" w:hAnsi="Verdana" w:cs="Verdana"/>
          <w:sz w:val="18"/>
          <w:szCs w:val="18"/>
        </w:rPr>
        <w:t xml:space="preserve"> All PoC development (code, visual outputs, and notebook simulation) was completed by Verónica Elze. GitHub repo contributions and visualizations cited in this report reflect this work.</w:t>
      </w:r>
    </w:p>
    <w:p w14:paraId="61743C9F" w14:textId="77777777" w:rsidR="005F5DA0" w:rsidRPr="002058A8" w:rsidRDefault="005F5DA0" w:rsidP="005F5DA0">
      <w:pPr>
        <w:spacing w:after="0" w:line="240" w:lineRule="auto"/>
        <w:jc w:val="both"/>
        <w:rPr>
          <w:rFonts w:ascii="Verdana" w:eastAsia="Verdana" w:hAnsi="Verdana" w:cs="Verdana"/>
          <w:sz w:val="18"/>
          <w:szCs w:val="18"/>
        </w:rPr>
      </w:pPr>
    </w:p>
    <w:p w14:paraId="62F0C4AB" w14:textId="34093CF4" w:rsidR="005F5DA0" w:rsidRPr="002058A8" w:rsidRDefault="005F5DA0" w:rsidP="005F5DA0">
      <w:pPr>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Repository Information</w:t>
      </w:r>
    </w:p>
    <w:p w14:paraId="49B5BD05"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Repository Name: Optimotion-DS623</w:t>
      </w:r>
    </w:p>
    <w:p w14:paraId="5C214E0B" w14:textId="77777777" w:rsidR="005F5DA0" w:rsidRPr="002058A8" w:rsidRDefault="005F5DA0" w:rsidP="005F5DA0">
      <w:pPr>
        <w:spacing w:after="0" w:line="240" w:lineRule="auto"/>
        <w:jc w:val="both"/>
        <w:rPr>
          <w:rFonts w:ascii="Verdana" w:eastAsia="Verdana" w:hAnsi="Verdana" w:cs="Verdana"/>
          <w:sz w:val="18"/>
          <w:szCs w:val="18"/>
        </w:rPr>
      </w:pPr>
    </w:p>
    <w:p w14:paraId="374ECA29" w14:textId="134A3EC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URL: https://github.com/YourGitHubUsername/Optimotion-DS623</w:t>
      </w:r>
    </w:p>
    <w:p w14:paraId="64AE67B3" w14:textId="77777777" w:rsidR="005F5DA0" w:rsidRPr="002058A8" w:rsidRDefault="005F5DA0" w:rsidP="005F5DA0">
      <w:pPr>
        <w:spacing w:after="0" w:line="240" w:lineRule="auto"/>
        <w:jc w:val="both"/>
        <w:rPr>
          <w:rFonts w:ascii="Verdana" w:eastAsia="Verdana" w:hAnsi="Verdana" w:cs="Verdana"/>
          <w:sz w:val="18"/>
          <w:szCs w:val="18"/>
        </w:rPr>
      </w:pPr>
    </w:p>
    <w:p w14:paraId="06765909" w14:textId="66A27EE7" w:rsidR="00156C74" w:rsidRPr="002058A8" w:rsidRDefault="00156C74" w:rsidP="00156C74">
      <w:pPr>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Repository File Structure</w:t>
      </w:r>
    </w:p>
    <w:p w14:paraId="0542717C"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/config</w:t>
      </w:r>
    </w:p>
    <w:p w14:paraId="610852E6" w14:textId="075C331B"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READMEcfg.md           </w:t>
      </w:r>
      <w:r w:rsidRPr="002058A8">
        <w:rPr>
          <w:rFonts w:ascii="Verdana" w:eastAsia="Verdana" w:hAnsi="Verdana" w:cs="Verdana"/>
          <w:sz w:val="18"/>
          <w:szCs w:val="18"/>
        </w:rPr>
        <w:tab/>
        <w:t># Placeholder for future configuration files</w:t>
      </w:r>
    </w:p>
    <w:p w14:paraId="17612BE1"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/docs</w:t>
      </w:r>
    </w:p>
    <w:p w14:paraId="05DD26EA" w14:textId="58B7D662"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REFERENCES.md          </w:t>
      </w:r>
      <w:r w:rsidRPr="002058A8">
        <w:rPr>
          <w:rFonts w:ascii="Verdana" w:eastAsia="Verdana" w:hAnsi="Verdana" w:cs="Verdana"/>
          <w:sz w:val="18"/>
          <w:szCs w:val="18"/>
        </w:rPr>
        <w:tab/>
        <w:t># APA-formatted references for TP01 &amp; TP02</w:t>
      </w:r>
    </w:p>
    <w:p w14:paraId="102AA020"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/notebooks</w:t>
      </w:r>
    </w:p>
    <w:p w14:paraId="4E4D992E" w14:textId="489D116D"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run_poc_sim.ipynb      </w:t>
      </w:r>
      <w:r w:rsidRPr="002058A8">
        <w:rPr>
          <w:rFonts w:ascii="Verdana" w:eastAsia="Verdana" w:hAnsi="Verdana" w:cs="Verdana"/>
          <w:sz w:val="18"/>
          <w:szCs w:val="18"/>
        </w:rPr>
        <w:tab/>
      </w:r>
      <w:r w:rsidR="00441341" w:rsidRPr="002058A8">
        <w:rPr>
          <w:rFonts w:ascii="Verdana" w:eastAsia="Verdana" w:hAnsi="Verdana" w:cs="Verdana"/>
          <w:sz w:val="18"/>
          <w:szCs w:val="18"/>
        </w:rPr>
        <w:tab/>
      </w:r>
      <w:r w:rsidRPr="002058A8">
        <w:rPr>
          <w:rFonts w:ascii="Verdana" w:eastAsia="Verdana" w:hAnsi="Verdana" w:cs="Verdana"/>
          <w:sz w:val="18"/>
          <w:szCs w:val="18"/>
        </w:rPr>
        <w:t># Complete PoC notebook for TP02 Appendix B</w:t>
      </w:r>
    </w:p>
    <w:p w14:paraId="11FA6456" w14:textId="0A1F01B5"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run_poc_sim.html/pdf   </w:t>
      </w:r>
      <w:r w:rsidRPr="00C31850">
        <w:rPr>
          <w:rFonts w:ascii="Verdana" w:hAnsi="Verdana"/>
          <w:sz w:val="18"/>
          <w:szCs w:val="18"/>
        </w:rPr>
        <w:tab/>
      </w:r>
      <w:r w:rsidR="00441341" w:rsidRPr="002058A8">
        <w:rPr>
          <w:rFonts w:ascii="Verdana" w:hAnsi="Verdana"/>
          <w:sz w:val="18"/>
          <w:szCs w:val="18"/>
        </w:rPr>
        <w:tab/>
      </w:r>
      <w:r w:rsidRPr="002058A8">
        <w:rPr>
          <w:rFonts w:ascii="Verdana" w:eastAsia="Verdana" w:hAnsi="Verdana" w:cs="Verdana"/>
          <w:sz w:val="18"/>
          <w:szCs w:val="18"/>
        </w:rPr>
        <w:t># Exports of the notebook for TP02 submission</w:t>
      </w:r>
    </w:p>
    <w:p w14:paraId="5841B49E" w14:textId="5F31B4BE" w:rsidR="23008EB2" w:rsidRPr="002058A8" w:rsidRDefault="23008EB2"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w:t>
      </w:r>
      <w:r w:rsidR="00441341" w:rsidRPr="002058A8">
        <w:rPr>
          <w:rFonts w:ascii="Verdana" w:eastAsia="Verdana" w:hAnsi="Verdana" w:cs="Verdana"/>
          <w:sz w:val="18"/>
          <w:szCs w:val="18"/>
        </w:rPr>
        <w:t xml:space="preserve"> </w:t>
      </w:r>
      <w:r w:rsidRPr="002058A8">
        <w:rPr>
          <w:rFonts w:ascii="Verdana" w:eastAsia="Verdana" w:hAnsi="Verdana" w:cs="Verdana"/>
          <w:sz w:val="18"/>
          <w:szCs w:val="18"/>
        </w:rPr>
        <w:t xml:space="preserve">run_multi_target_sim.ipynb  </w:t>
      </w:r>
      <w:r w:rsidR="00441341" w:rsidRPr="002058A8">
        <w:rPr>
          <w:rFonts w:ascii="Verdana" w:eastAsia="Verdana" w:hAnsi="Verdana" w:cs="Verdana"/>
          <w:sz w:val="18"/>
          <w:szCs w:val="18"/>
        </w:rPr>
        <w:tab/>
      </w:r>
      <w:r w:rsidRPr="002058A8">
        <w:rPr>
          <w:rFonts w:ascii="Verdana" w:eastAsia="Verdana" w:hAnsi="Verdana" w:cs="Verdana"/>
          <w:sz w:val="18"/>
          <w:szCs w:val="18"/>
        </w:rPr>
        <w:t># Generate and calculate costs for multiple target co-ordinates</w:t>
      </w:r>
    </w:p>
    <w:p w14:paraId="056AC9C8" w14:textId="59377CCD" w:rsidR="23008EB2" w:rsidRPr="002058A8" w:rsidRDefault="23008EB2"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w:t>
      </w:r>
      <w:r w:rsidR="00441341" w:rsidRPr="002058A8">
        <w:rPr>
          <w:rFonts w:ascii="Verdana" w:eastAsia="Verdana" w:hAnsi="Verdana" w:cs="Verdana"/>
          <w:sz w:val="18"/>
          <w:szCs w:val="18"/>
        </w:rPr>
        <w:t xml:space="preserve"> </w:t>
      </w:r>
      <w:r w:rsidR="00C31850" w:rsidRPr="00C31850">
        <w:rPr>
          <w:rFonts w:ascii="Verdana" w:eastAsia="system-ui" w:hAnsi="Verdana" w:cs="system-ui"/>
          <w:sz w:val="18"/>
          <w:szCs w:val="18"/>
        </w:rPr>
        <w:t>run_optimized_simulation.ipynb</w:t>
      </w:r>
      <w:r w:rsidRPr="00C31850">
        <w:rPr>
          <w:rFonts w:ascii="Verdana" w:eastAsia="system-ui" w:hAnsi="Verdana" w:cs="system-ui"/>
          <w:color w:val="1F2328"/>
          <w:sz w:val="18"/>
          <w:szCs w:val="18"/>
        </w:rPr>
        <w:t xml:space="preserve"> </w:t>
      </w:r>
      <w:r w:rsidR="00441341" w:rsidRPr="002058A8">
        <w:rPr>
          <w:rFonts w:ascii="Verdana" w:eastAsia="system-ui" w:hAnsi="Verdana" w:cs="system-ui"/>
          <w:color w:val="1F2328"/>
          <w:sz w:val="18"/>
          <w:szCs w:val="18"/>
        </w:rPr>
        <w:tab/>
      </w:r>
      <w:r w:rsidRPr="00C31850">
        <w:rPr>
          <w:rFonts w:ascii="Verdana" w:eastAsia="system-ui" w:hAnsi="Verdana" w:cs="system-ui"/>
          <w:color w:val="1F2328"/>
          <w:sz w:val="18"/>
          <w:szCs w:val="18"/>
        </w:rPr>
        <w:t># Optimized final simulation</w:t>
      </w:r>
    </w:p>
    <w:p w14:paraId="34027715" w14:textId="142BDDA5" w:rsidR="23008EB2" w:rsidRPr="00C31850" w:rsidRDefault="23008EB2" w:rsidP="48D79F33">
      <w:pPr>
        <w:spacing w:after="0" w:line="240" w:lineRule="auto"/>
        <w:jc w:val="both"/>
        <w:rPr>
          <w:rFonts w:ascii="Verdana" w:hAnsi="Verdana"/>
          <w:sz w:val="18"/>
          <w:szCs w:val="18"/>
        </w:rPr>
      </w:pPr>
      <w:r w:rsidRPr="00C31850">
        <w:rPr>
          <w:rFonts w:ascii="Verdana" w:eastAsia="system-ui" w:hAnsi="Verdana" w:cs="system-ui"/>
          <w:color w:val="1F2328"/>
          <w:sz w:val="18"/>
          <w:szCs w:val="18"/>
        </w:rPr>
        <w:t xml:space="preserve">   </w:t>
      </w:r>
      <w:r w:rsidR="00441341" w:rsidRPr="002058A8">
        <w:rPr>
          <w:rFonts w:ascii="Verdana" w:eastAsia="system-ui" w:hAnsi="Verdana" w:cs="system-ui"/>
          <w:color w:val="1F2328"/>
          <w:sz w:val="18"/>
          <w:szCs w:val="18"/>
        </w:rPr>
        <w:t xml:space="preserve"> </w:t>
      </w:r>
      <w:hyperlink r:id="rId47">
        <w:r w:rsidRPr="00C31850">
          <w:rPr>
            <w:rStyle w:val="Hyperlink"/>
            <w:rFonts w:ascii="Verdana" w:eastAsia="system-ui" w:hAnsi="Verdana" w:cs="system-ui"/>
            <w:color w:val="1F2328"/>
            <w:sz w:val="18"/>
            <w:szCs w:val="18"/>
            <w:u w:val="none"/>
          </w:rPr>
          <w:t>linear_regression_predictor.ipynb</w:t>
        </w:r>
      </w:hyperlink>
      <w:r w:rsidRPr="00C31850">
        <w:rPr>
          <w:rFonts w:ascii="Verdana" w:eastAsia="system-ui" w:hAnsi="Verdana" w:cs="system-ui"/>
          <w:color w:val="1F2328"/>
          <w:sz w:val="18"/>
          <w:szCs w:val="18"/>
        </w:rPr>
        <w:t xml:space="preserve"> </w:t>
      </w:r>
      <w:r w:rsidR="00441341" w:rsidRPr="002058A8">
        <w:rPr>
          <w:rFonts w:ascii="Verdana" w:eastAsia="system-ui" w:hAnsi="Verdana" w:cs="system-ui"/>
          <w:color w:val="1F2328"/>
          <w:sz w:val="18"/>
          <w:szCs w:val="18"/>
        </w:rPr>
        <w:tab/>
      </w:r>
      <w:r w:rsidRPr="00C31850">
        <w:rPr>
          <w:rFonts w:ascii="Verdana" w:eastAsia="system-ui" w:hAnsi="Verdana" w:cs="system-ui"/>
          <w:color w:val="1F2328"/>
          <w:sz w:val="18"/>
          <w:szCs w:val="18"/>
        </w:rPr>
        <w:t># Linear regression predictor for TP03 submission</w:t>
      </w:r>
    </w:p>
    <w:p w14:paraId="4DE7FCED" w14:textId="45616574"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READMEnb.md            </w:t>
      </w:r>
      <w:r w:rsidRPr="002058A8">
        <w:rPr>
          <w:rFonts w:ascii="Verdana" w:eastAsia="Verdana" w:hAnsi="Verdana" w:cs="Verdana"/>
          <w:sz w:val="18"/>
          <w:szCs w:val="18"/>
        </w:rPr>
        <w:tab/>
      </w:r>
      <w:r w:rsidR="00441341" w:rsidRPr="002058A8">
        <w:rPr>
          <w:rFonts w:ascii="Verdana" w:eastAsia="Verdana" w:hAnsi="Verdana" w:cs="Verdana"/>
          <w:sz w:val="18"/>
          <w:szCs w:val="18"/>
        </w:rPr>
        <w:tab/>
      </w:r>
      <w:r w:rsidRPr="002058A8">
        <w:rPr>
          <w:rFonts w:ascii="Verdana" w:eastAsia="Verdana" w:hAnsi="Verdana" w:cs="Verdana"/>
          <w:sz w:val="18"/>
          <w:szCs w:val="18"/>
        </w:rPr>
        <w:t># Notebook folder overview</w:t>
      </w:r>
    </w:p>
    <w:p w14:paraId="57DEE717"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/outputs</w:t>
      </w:r>
    </w:p>
    <w:p w14:paraId="2A464607" w14:textId="7BD5B835"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/multi_target</w:t>
      </w:r>
    </w:p>
    <w:p w14:paraId="45F64768" w14:textId="0CF4FA70"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Heatmap_final_costs.png   # Heatmap of final costs while calculating for multiple targets</w:t>
      </w:r>
    </w:p>
    <w:p w14:paraId="36DC45FF" w14:textId="31053A32"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/optimized</w:t>
      </w:r>
    </w:p>
    <w:p w14:paraId="3DB59333" w14:textId="485CB094"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Optimzed_costs_heatmap.png # Heatmap of costs after applying multiple optimzation techniques</w:t>
      </w:r>
    </w:p>
    <w:p w14:paraId="6B8DFC81" w14:textId="501A7685"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/regression</w:t>
      </w:r>
    </w:p>
    <w:p w14:paraId="23D7F1AE" w14:textId="4B308828"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simple_linear_regression_performance.png # Simple linear regression accuracy plot</w:t>
      </w:r>
    </w:p>
    <w:p w14:paraId="03E1F85B" w14:textId="213253D0" w:rsidR="089CC8FF" w:rsidRPr="002058A8" w:rsidRDefault="089CC8FF" w:rsidP="48D79F33">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multivariate_linear_regression_performance.png # Multivariate linear regression accuracy plot</w:t>
      </w:r>
    </w:p>
    <w:p w14:paraId="1D5432C7" w14:textId="65776DC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poc_cost_convergence.png</w:t>
      </w:r>
      <w:r w:rsidRPr="002058A8">
        <w:rPr>
          <w:rFonts w:ascii="Verdana" w:eastAsia="Verdana" w:hAnsi="Verdana" w:cs="Verdana"/>
          <w:sz w:val="18"/>
          <w:szCs w:val="18"/>
        </w:rPr>
        <w:tab/>
        <w:t># Line plot of cost function values across optimization iterations</w:t>
      </w:r>
    </w:p>
    <w:p w14:paraId="422CB277" w14:textId="31BB56D1"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poc_pose_comparison.png</w:t>
      </w:r>
      <w:r w:rsidRPr="002058A8">
        <w:rPr>
          <w:rFonts w:ascii="Verdana" w:eastAsia="Verdana" w:hAnsi="Verdana" w:cs="Verdana"/>
          <w:sz w:val="18"/>
          <w:szCs w:val="18"/>
        </w:rPr>
        <w:tab/>
        <w:t># Side-by-side plot of initial and optimized robotic arm configurations</w:t>
      </w:r>
    </w:p>
    <w:p w14:paraId="47C76595" w14:textId="74798529"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run_poc_sim.html/pdf   </w:t>
      </w:r>
      <w:r w:rsidRPr="002058A8">
        <w:rPr>
          <w:rFonts w:ascii="Verdana" w:eastAsia="Verdana" w:hAnsi="Verdana" w:cs="Verdana"/>
          <w:sz w:val="18"/>
          <w:szCs w:val="18"/>
        </w:rPr>
        <w:tab/>
        <w:t># Output copy for portability</w:t>
      </w:r>
    </w:p>
    <w:p w14:paraId="4790E39D" w14:textId="4393AD56"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READMEouts.md          </w:t>
      </w:r>
      <w:r w:rsidRPr="002058A8">
        <w:rPr>
          <w:rFonts w:ascii="Verdana" w:eastAsia="Verdana" w:hAnsi="Verdana" w:cs="Verdana"/>
          <w:sz w:val="18"/>
          <w:szCs w:val="18"/>
        </w:rPr>
        <w:tab/>
        <w:t># Description of plots and simulation results</w:t>
      </w:r>
    </w:p>
    <w:p w14:paraId="1C78D9C0"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/src</w:t>
      </w:r>
    </w:p>
    <w:p w14:paraId="63465AD0"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/data</w:t>
      </w:r>
    </w:p>
    <w:p w14:paraId="1D16C305" w14:textId="1CB04780"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READMEdata.md      </w:t>
      </w:r>
      <w:r w:rsidRPr="002058A8">
        <w:rPr>
          <w:rFonts w:ascii="Verdana" w:eastAsia="Verdana" w:hAnsi="Verdana" w:cs="Verdana"/>
          <w:sz w:val="18"/>
          <w:szCs w:val="18"/>
        </w:rPr>
        <w:tab/>
        <w:t># Notes: no persistent datasets used in TP02</w:t>
      </w:r>
    </w:p>
    <w:p w14:paraId="0D44480C"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/visualizations</w:t>
      </w:r>
    </w:p>
    <w:p w14:paraId="0F8CB4CD" w14:textId="7AFE5C80"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cost_convergence_plot.py</w:t>
      </w:r>
      <w:r w:rsidRPr="002058A8">
        <w:rPr>
          <w:rFonts w:ascii="Verdana" w:eastAsia="Verdana" w:hAnsi="Verdana" w:cs="Verdana"/>
          <w:sz w:val="18"/>
          <w:szCs w:val="18"/>
        </w:rPr>
        <w:tab/>
        <w:t># Plots cost vs. iteration to show optimization progress</w:t>
      </w:r>
    </w:p>
    <w:p w14:paraId="2400D80B" w14:textId="0B2F8CC5"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fwd_kinematics_plot.py</w:t>
      </w:r>
      <w:r w:rsidRPr="002058A8">
        <w:rPr>
          <w:rFonts w:ascii="Verdana" w:eastAsia="Verdana" w:hAnsi="Verdana" w:cs="Verdana"/>
          <w:sz w:val="18"/>
          <w:szCs w:val="18"/>
        </w:rPr>
        <w:tab/>
        <w:t># Visualizes a single arm pose from joint angles</w:t>
      </w:r>
    </w:p>
    <w:p w14:paraId="4F6CE0FB" w14:textId="3A381531"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pose_comparison_plot.py</w:t>
      </w:r>
      <w:r w:rsidRPr="002058A8">
        <w:rPr>
          <w:rFonts w:ascii="Verdana" w:eastAsia="Verdana" w:hAnsi="Verdana" w:cs="Verdana"/>
          <w:sz w:val="18"/>
          <w:szCs w:val="18"/>
        </w:rPr>
        <w:tab/>
        <w:t># Compares initial vs. optimized arm configurations</w:t>
      </w:r>
    </w:p>
    <w:p w14:paraId="1EFFE5DC" w14:textId="4AF675E2"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READMEviz.md       </w:t>
      </w:r>
      <w:r w:rsidRPr="002058A8">
        <w:rPr>
          <w:rFonts w:ascii="Verdana" w:eastAsia="Verdana" w:hAnsi="Verdana" w:cs="Verdana"/>
          <w:sz w:val="18"/>
          <w:szCs w:val="18"/>
        </w:rPr>
        <w:tab/>
        <w:t># Overview of plot script responsibilities</w:t>
      </w:r>
    </w:p>
    <w:p w14:paraId="5A21F93E" w14:textId="66AA7150"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optimizer.py           </w:t>
      </w:r>
      <w:r w:rsidRPr="002058A8">
        <w:rPr>
          <w:rFonts w:ascii="Verdana" w:eastAsia="Verdana" w:hAnsi="Verdana" w:cs="Verdana"/>
          <w:sz w:val="18"/>
          <w:szCs w:val="18"/>
        </w:rPr>
        <w:tab/>
      </w:r>
      <w:r w:rsidRPr="002058A8">
        <w:rPr>
          <w:rFonts w:ascii="Verdana" w:eastAsia="Verdana" w:hAnsi="Verdana" w:cs="Verdana"/>
          <w:sz w:val="18"/>
          <w:szCs w:val="18"/>
        </w:rPr>
        <w:tab/>
        <w:t># Cost, gradients, and optimization loop</w:t>
      </w:r>
    </w:p>
    <w:p w14:paraId="6463B4EF" w14:textId="5D486CC4"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xml:space="preserve">    robotic_arm.py         </w:t>
      </w:r>
      <w:r w:rsidRPr="002058A8">
        <w:rPr>
          <w:rFonts w:ascii="Verdana" w:eastAsia="Verdana" w:hAnsi="Verdana" w:cs="Verdana"/>
          <w:sz w:val="18"/>
          <w:szCs w:val="18"/>
        </w:rPr>
        <w:tab/>
        <w:t># Forward kinematics calculation</w:t>
      </w:r>
    </w:p>
    <w:p w14:paraId="602126DD" w14:textId="77777777"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/tests</w:t>
      </w:r>
    </w:p>
    <w:p w14:paraId="72DCD7A8" w14:textId="121B0EC1"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    test_robotic_arm.py    </w:t>
      </w:r>
      <w:r w:rsidRPr="002058A8">
        <w:rPr>
          <w:rFonts w:ascii="Verdana" w:eastAsia="Verdana" w:hAnsi="Verdana" w:cs="Verdana"/>
          <w:sz w:val="18"/>
          <w:szCs w:val="18"/>
        </w:rPr>
        <w:tab/>
        <w:t xml:space="preserve"># </w:t>
      </w:r>
      <w:r w:rsidR="00D87CE4" w:rsidRPr="002058A8">
        <w:rPr>
          <w:rFonts w:ascii="Verdana" w:eastAsia="Verdana" w:hAnsi="Verdana" w:cs="Verdana"/>
          <w:sz w:val="18"/>
          <w:szCs w:val="18"/>
        </w:rPr>
        <w:t>Unit tests for forward kinematics and cost function</w:t>
      </w:r>
    </w:p>
    <w:p w14:paraId="1D4A2D09" w14:textId="15878EC0"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/.gitignore</w:t>
      </w:r>
      <w:r w:rsidRPr="002058A8">
        <w:rPr>
          <w:rFonts w:ascii="Verdana" w:eastAsia="Verdana" w:hAnsi="Verdana" w:cs="Verdana"/>
          <w:sz w:val="18"/>
          <w:szCs w:val="18"/>
        </w:rPr>
        <w:tab/>
      </w:r>
      <w:r w:rsidRPr="002058A8">
        <w:rPr>
          <w:rFonts w:ascii="Verdana" w:eastAsia="Verdana" w:hAnsi="Verdana" w:cs="Verdana"/>
          <w:sz w:val="18"/>
          <w:szCs w:val="18"/>
        </w:rPr>
        <w:tab/>
      </w:r>
      <w:r w:rsidRPr="002058A8">
        <w:rPr>
          <w:rFonts w:ascii="Verdana" w:eastAsia="Verdana" w:hAnsi="Verdana" w:cs="Verdana"/>
          <w:sz w:val="18"/>
          <w:szCs w:val="18"/>
        </w:rPr>
        <w:tab/>
        <w:t># Files and folders to be excluded from version control</w:t>
      </w:r>
    </w:p>
    <w:p w14:paraId="41AE866A" w14:textId="213C59DD"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requirements.txt</w:t>
      </w:r>
      <w:r w:rsidRPr="002058A8">
        <w:rPr>
          <w:rFonts w:ascii="Verdana" w:eastAsia="Verdana" w:hAnsi="Verdana" w:cs="Verdana"/>
          <w:sz w:val="18"/>
          <w:szCs w:val="18"/>
        </w:rPr>
        <w:tab/>
      </w:r>
      <w:r w:rsidRPr="002058A8">
        <w:rPr>
          <w:rFonts w:ascii="Verdana" w:eastAsia="Verdana" w:hAnsi="Verdana" w:cs="Verdana"/>
          <w:sz w:val="18"/>
          <w:szCs w:val="18"/>
        </w:rPr>
        <w:tab/>
        <w:t># Python packages required to run the Optimotion simulation &amp; outputs</w:t>
      </w:r>
    </w:p>
    <w:p w14:paraId="5F6769AC" w14:textId="3D6BC6AD" w:rsidR="00156C74" w:rsidRPr="002058A8" w:rsidRDefault="00156C74" w:rsidP="00156C74">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README.md</w:t>
      </w:r>
      <w:r w:rsidRPr="002058A8">
        <w:rPr>
          <w:rFonts w:ascii="Verdana" w:eastAsia="Verdana" w:hAnsi="Verdana" w:cs="Verdana"/>
          <w:sz w:val="18"/>
          <w:szCs w:val="18"/>
        </w:rPr>
        <w:tab/>
      </w:r>
      <w:r w:rsidRPr="002058A8">
        <w:rPr>
          <w:rFonts w:ascii="Verdana" w:eastAsia="Verdana" w:hAnsi="Verdana" w:cs="Verdana"/>
          <w:sz w:val="18"/>
          <w:szCs w:val="18"/>
        </w:rPr>
        <w:tab/>
      </w:r>
      <w:r w:rsidRPr="002058A8">
        <w:rPr>
          <w:rFonts w:ascii="Verdana" w:eastAsia="Verdana" w:hAnsi="Verdana" w:cs="Verdana"/>
          <w:sz w:val="18"/>
          <w:szCs w:val="18"/>
        </w:rPr>
        <w:tab/>
        <w:t># Overview of project, structure, technologies, and instructions</w:t>
      </w:r>
    </w:p>
    <w:p w14:paraId="0801C452" w14:textId="77777777" w:rsidR="005F5DA0" w:rsidRPr="002058A8" w:rsidRDefault="005F5DA0" w:rsidP="005F5DA0">
      <w:pPr>
        <w:spacing w:after="0" w:line="240" w:lineRule="auto"/>
        <w:jc w:val="both"/>
        <w:rPr>
          <w:rFonts w:ascii="Verdana" w:eastAsia="Verdana" w:hAnsi="Verdana" w:cs="Verdana"/>
          <w:sz w:val="18"/>
          <w:szCs w:val="18"/>
        </w:rPr>
      </w:pPr>
    </w:p>
    <w:p w14:paraId="4B4DB99C" w14:textId="312A8A86" w:rsidR="005F5DA0" w:rsidRPr="002058A8" w:rsidRDefault="005F5DA0" w:rsidP="005F5DA0">
      <w:pPr>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Technologies Used</w:t>
      </w:r>
    </w:p>
    <w:p w14:paraId="7FD66D1C"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Python 3.11+</w:t>
      </w:r>
    </w:p>
    <w:p w14:paraId="7E759560"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NumPy</w:t>
      </w:r>
    </w:p>
    <w:p w14:paraId="4794F5C5"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lastRenderedPageBreak/>
        <w:t>Pandas</w:t>
      </w:r>
    </w:p>
    <w:p w14:paraId="3CA6B97D"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Matplotlib</w:t>
      </w:r>
    </w:p>
    <w:p w14:paraId="5EA33387"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JupyterLab</w:t>
      </w:r>
    </w:p>
    <w:p w14:paraId="3B16CF2F"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GitHub for version control</w:t>
      </w:r>
    </w:p>
    <w:p w14:paraId="75170315" w14:textId="77777777" w:rsidR="005F5DA0" w:rsidRPr="002058A8" w:rsidRDefault="005F5DA0" w:rsidP="005F5DA0">
      <w:pPr>
        <w:spacing w:after="0" w:line="240" w:lineRule="auto"/>
        <w:jc w:val="both"/>
        <w:rPr>
          <w:rFonts w:ascii="Verdana" w:eastAsia="Verdana" w:hAnsi="Verdana" w:cs="Verdana"/>
          <w:sz w:val="18"/>
          <w:szCs w:val="18"/>
        </w:rPr>
      </w:pPr>
    </w:p>
    <w:p w14:paraId="0EDE21A3" w14:textId="35856D9E" w:rsidR="005F5DA0" w:rsidRPr="002058A8" w:rsidRDefault="005F5DA0" w:rsidP="005F5DA0">
      <w:pPr>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Usage Notes</w:t>
      </w:r>
    </w:p>
    <w:p w14:paraId="7ABD17FE"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Code execution instructions and environment setup are detailed in the repository's README.md.</w:t>
      </w:r>
    </w:p>
    <w:p w14:paraId="32641A4F" w14:textId="77777777" w:rsidR="005F5DA0" w:rsidRPr="002058A8" w:rsidRDefault="005F5DA0" w:rsidP="005F5DA0">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A requirements.txt file is included for easy environment replication.</w:t>
      </w:r>
    </w:p>
    <w:p w14:paraId="6A5EE213" w14:textId="77777777" w:rsidR="002058A8" w:rsidRDefault="002058A8">
      <w:pPr>
        <w:rPr>
          <w:ins w:id="18" w:author="Veronica Elze" w:date="2025-06-17T08:12:00Z" w16du:dateUtc="2025-06-17T14:12:00Z"/>
          <w:rFonts w:ascii="Verdana" w:eastAsia="Verdana" w:hAnsi="Verdana" w:cs="Verdana"/>
          <w:sz w:val="18"/>
          <w:szCs w:val="18"/>
        </w:rPr>
      </w:pPr>
    </w:p>
    <w:p w14:paraId="647EBD73" w14:textId="24D71575" w:rsidR="00146D07" w:rsidRPr="002058A8" w:rsidDel="002058A8" w:rsidRDefault="00146D07">
      <w:pPr>
        <w:rPr>
          <w:del w:id="19" w:author="Veronica Elze" w:date="2025-06-17T08:12:00Z" w16du:dateUtc="2025-06-17T14:12:00Z"/>
          <w:rFonts w:ascii="Verdana" w:eastAsia="Verdana" w:hAnsi="Verdana" w:cs="Verdana"/>
          <w:sz w:val="18"/>
          <w:szCs w:val="18"/>
        </w:rPr>
      </w:pPr>
      <w:del w:id="20" w:author="Veronica Elze" w:date="2025-06-17T08:12:00Z" w16du:dateUtc="2025-06-17T14:12:00Z">
        <w:r w:rsidRPr="002058A8" w:rsidDel="002058A8">
          <w:rPr>
            <w:rFonts w:ascii="Verdana" w:eastAsia="Verdana" w:hAnsi="Verdana" w:cs="Verdana"/>
            <w:sz w:val="18"/>
            <w:szCs w:val="18"/>
          </w:rPr>
          <w:br w:type="page"/>
        </w:r>
      </w:del>
    </w:p>
    <w:p w14:paraId="07F29BD3" w14:textId="77777777" w:rsidR="00146D07" w:rsidRPr="00C31850" w:rsidRDefault="00146D07" w:rsidP="00C31850">
      <w:pPr>
        <w:pStyle w:val="Heading1"/>
      </w:pPr>
      <w:r w:rsidRPr="00C31850">
        <w:t>Appendix B: Visualizations and Simulation Outputs</w:t>
      </w:r>
    </w:p>
    <w:p w14:paraId="701E23DB" w14:textId="77777777" w:rsidR="00146D07" w:rsidRPr="002058A8" w:rsidRDefault="00146D07" w:rsidP="00146D07">
      <w:pPr>
        <w:spacing w:after="0" w:line="240" w:lineRule="auto"/>
        <w:jc w:val="center"/>
        <w:rPr>
          <w:rFonts w:ascii="Verdana" w:eastAsia="Verdana" w:hAnsi="Verdana" w:cs="Verdana"/>
          <w:sz w:val="18"/>
          <w:szCs w:val="18"/>
        </w:rPr>
      </w:pPr>
    </w:p>
    <w:p w14:paraId="31FC067B" w14:textId="1CF95D19" w:rsidR="006D7600" w:rsidRPr="002058A8" w:rsidRDefault="006D7600" w:rsidP="00733AC8">
      <w:pPr>
        <w:jc w:val="both"/>
        <w:rPr>
          <w:rFonts w:ascii="Verdana" w:eastAsia="Verdana" w:hAnsi="Verdana" w:cs="Verdana"/>
          <w:sz w:val="18"/>
          <w:szCs w:val="18"/>
        </w:rPr>
      </w:pPr>
      <w:r w:rsidRPr="002058A8">
        <w:rPr>
          <w:rFonts w:ascii="Verdana" w:eastAsia="Verdana" w:hAnsi="Verdana" w:cs="Verdana"/>
          <w:sz w:val="18"/>
          <w:szCs w:val="18"/>
        </w:rPr>
        <w:t>This appendix provides an overview of the anticipated and final visualization components developed for the Optimotion project. These outputs support the TP0</w:t>
      </w:r>
      <w:r w:rsidR="17A8B8C7" w:rsidRPr="002058A8">
        <w:rPr>
          <w:rFonts w:ascii="Verdana" w:eastAsia="Verdana" w:hAnsi="Verdana" w:cs="Verdana"/>
          <w:sz w:val="18"/>
          <w:szCs w:val="18"/>
        </w:rPr>
        <w:t>3</w:t>
      </w:r>
      <w:r w:rsidRPr="002058A8">
        <w:rPr>
          <w:rFonts w:ascii="Verdana" w:eastAsia="Verdana" w:hAnsi="Verdana" w:cs="Verdana"/>
          <w:sz w:val="18"/>
          <w:szCs w:val="18"/>
        </w:rPr>
        <w:t xml:space="preserve"> Methodology and demonstrate the behavior and performance of the optimized robotic arm as calculated through forward kinematics and gradient descent.</w:t>
      </w:r>
    </w:p>
    <w:p w14:paraId="7FC6D861" w14:textId="70757BA6" w:rsidR="006D7600" w:rsidRPr="002058A8" w:rsidRDefault="006D7600" w:rsidP="006D7600">
      <w:pPr>
        <w:rPr>
          <w:rFonts w:ascii="Verdana" w:eastAsia="Verdana" w:hAnsi="Verdana" w:cs="Verdana"/>
          <w:b/>
          <w:bCs/>
          <w:sz w:val="18"/>
          <w:szCs w:val="18"/>
        </w:rPr>
      </w:pPr>
      <w:r w:rsidRPr="002058A8">
        <w:rPr>
          <w:rFonts w:ascii="Verdana" w:eastAsia="Verdana" w:hAnsi="Verdana" w:cs="Verdana"/>
          <w:b/>
          <w:bCs/>
          <w:sz w:val="18"/>
          <w:szCs w:val="18"/>
        </w:rPr>
        <w:t>Summary of Visual Outputs</w:t>
      </w:r>
    </w:p>
    <w:tbl>
      <w:tblPr>
        <w:tblStyle w:val="ListTable1Light-Accent4"/>
        <w:tblW w:w="0" w:type="auto"/>
        <w:tblLook w:val="04A0" w:firstRow="1" w:lastRow="0" w:firstColumn="1" w:lastColumn="0" w:noHBand="0" w:noVBand="1"/>
      </w:tblPr>
      <w:tblGrid>
        <w:gridCol w:w="4073"/>
        <w:gridCol w:w="2137"/>
        <w:gridCol w:w="3150"/>
      </w:tblGrid>
      <w:tr w:rsidR="006D7600" w:rsidRPr="002058A8" w14:paraId="58BB2791" w14:textId="77777777" w:rsidTr="48D79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39C8C" w14:textId="6FA3DF11" w:rsidR="006D7600" w:rsidRPr="002058A8" w:rsidRDefault="006D7600" w:rsidP="006D7600">
            <w:pPr>
              <w:jc w:val="both"/>
              <w:rPr>
                <w:rFonts w:ascii="Verdana" w:eastAsia="Verdana" w:hAnsi="Verdana" w:cs="Verdana"/>
                <w:b w:val="0"/>
                <w:bCs w:val="0"/>
                <w:sz w:val="18"/>
                <w:szCs w:val="18"/>
              </w:rPr>
            </w:pPr>
            <w:r w:rsidRPr="002058A8">
              <w:rPr>
                <w:rFonts w:ascii="Verdana" w:eastAsia="Verdana" w:hAnsi="Verdana" w:cs="Verdana"/>
                <w:b w:val="0"/>
                <w:bCs w:val="0"/>
                <w:sz w:val="18"/>
                <w:szCs w:val="18"/>
              </w:rPr>
              <w:t>Visualization</w:t>
            </w:r>
          </w:p>
        </w:tc>
        <w:tc>
          <w:tcPr>
            <w:tcW w:w="2137" w:type="dxa"/>
            <w:hideMark/>
          </w:tcPr>
          <w:p w14:paraId="31C95AF0" w14:textId="44E87F2A" w:rsidR="006D7600" w:rsidRPr="002058A8" w:rsidRDefault="006D7600" w:rsidP="006D7600">
            <w:pPr>
              <w:jc w:val="center"/>
              <w:cnfStyle w:val="100000000000" w:firstRow="1" w:lastRow="0" w:firstColumn="0" w:lastColumn="0" w:oddVBand="0" w:evenVBand="0" w:oddHBand="0" w:evenHBand="0" w:firstRowFirstColumn="0" w:firstRowLastColumn="0" w:lastRowFirstColumn="0" w:lastRowLastColumn="0"/>
              <w:rPr>
                <w:rFonts w:ascii="Verdana" w:eastAsia="Verdana" w:hAnsi="Verdana" w:cs="Verdana"/>
                <w:b w:val="0"/>
                <w:bCs w:val="0"/>
                <w:sz w:val="18"/>
                <w:szCs w:val="18"/>
              </w:rPr>
            </w:pPr>
            <w:r w:rsidRPr="002058A8">
              <w:rPr>
                <w:rFonts w:ascii="Verdana" w:eastAsia="Verdana" w:hAnsi="Verdana" w:cs="Verdana"/>
                <w:b w:val="0"/>
                <w:bCs w:val="0"/>
                <w:sz w:val="18"/>
                <w:szCs w:val="18"/>
              </w:rPr>
              <w:t>Anticipated for TP0</w:t>
            </w:r>
            <w:r w:rsidR="58F3C1D5" w:rsidRPr="002058A8">
              <w:rPr>
                <w:rFonts w:ascii="Verdana" w:eastAsia="Verdana" w:hAnsi="Verdana" w:cs="Verdana"/>
                <w:b w:val="0"/>
                <w:bCs w:val="0"/>
                <w:sz w:val="18"/>
                <w:szCs w:val="18"/>
              </w:rPr>
              <w:t>3</w:t>
            </w:r>
          </w:p>
        </w:tc>
        <w:tc>
          <w:tcPr>
            <w:tcW w:w="3150" w:type="dxa"/>
            <w:hideMark/>
          </w:tcPr>
          <w:p w14:paraId="14B265E2" w14:textId="703689E8" w:rsidR="006D7600" w:rsidRPr="002058A8" w:rsidRDefault="006D7600" w:rsidP="006D7600">
            <w:pPr>
              <w:jc w:val="center"/>
              <w:cnfStyle w:val="100000000000" w:firstRow="1" w:lastRow="0" w:firstColumn="0" w:lastColumn="0" w:oddVBand="0" w:evenVBand="0" w:oddHBand="0" w:evenHBand="0" w:firstRowFirstColumn="0" w:firstRowLastColumn="0" w:lastRowFirstColumn="0" w:lastRowLastColumn="0"/>
              <w:rPr>
                <w:rFonts w:ascii="Verdana" w:eastAsia="Verdana" w:hAnsi="Verdana" w:cs="Verdana"/>
                <w:b w:val="0"/>
                <w:bCs w:val="0"/>
                <w:sz w:val="18"/>
                <w:szCs w:val="18"/>
              </w:rPr>
            </w:pPr>
            <w:r w:rsidRPr="002058A8">
              <w:rPr>
                <w:rFonts w:ascii="Verdana" w:eastAsia="Verdana" w:hAnsi="Verdana" w:cs="Verdana"/>
                <w:b w:val="0"/>
                <w:bCs w:val="0"/>
                <w:sz w:val="18"/>
                <w:szCs w:val="18"/>
              </w:rPr>
              <w:t xml:space="preserve">Completed in </w:t>
            </w:r>
            <w:del w:id="21" w:author="Veronica Elze" w:date="2025-06-17T08:03:00Z" w16du:dateUtc="2025-06-17T14:03:00Z">
              <w:r w:rsidRPr="002058A8" w:rsidDel="002058A8">
                <w:rPr>
                  <w:rFonts w:ascii="Verdana" w:eastAsia="Verdana" w:hAnsi="Verdana" w:cs="Verdana"/>
                  <w:b w:val="0"/>
                  <w:bCs w:val="0"/>
                  <w:sz w:val="18"/>
                  <w:szCs w:val="18"/>
                </w:rPr>
                <w:delText>PoC (</w:delText>
              </w:r>
            </w:del>
            <w:r w:rsidRPr="002058A8">
              <w:rPr>
                <w:rFonts w:ascii="Verdana" w:eastAsia="Verdana" w:hAnsi="Verdana" w:cs="Verdana"/>
                <w:b w:val="0"/>
                <w:bCs w:val="0"/>
                <w:sz w:val="18"/>
                <w:szCs w:val="18"/>
              </w:rPr>
              <w:t>TP0</w:t>
            </w:r>
            <w:ins w:id="22" w:author="Veronica Elze" w:date="2025-06-17T08:03:00Z" w16du:dateUtc="2025-06-17T14:03:00Z">
              <w:r w:rsidR="002058A8" w:rsidRPr="002058A8">
                <w:rPr>
                  <w:rFonts w:ascii="Verdana" w:eastAsia="Verdana" w:hAnsi="Verdana" w:cs="Verdana"/>
                  <w:b w:val="0"/>
                  <w:bCs w:val="0"/>
                  <w:sz w:val="18"/>
                  <w:szCs w:val="18"/>
                </w:rPr>
                <w:t>3</w:t>
              </w:r>
            </w:ins>
            <w:del w:id="23" w:author="Veronica Elze" w:date="2025-06-17T08:03:00Z" w16du:dateUtc="2025-06-17T14:03:00Z">
              <w:r w:rsidR="59C1919F" w:rsidRPr="002058A8" w:rsidDel="002058A8">
                <w:rPr>
                  <w:rFonts w:ascii="Verdana" w:eastAsia="Verdana" w:hAnsi="Verdana" w:cs="Verdana"/>
                  <w:b w:val="0"/>
                  <w:bCs w:val="0"/>
                  <w:sz w:val="18"/>
                  <w:szCs w:val="18"/>
                </w:rPr>
                <w:delText>4</w:delText>
              </w:r>
              <w:r w:rsidRPr="002058A8" w:rsidDel="002058A8">
                <w:rPr>
                  <w:rFonts w:ascii="Verdana" w:eastAsia="Verdana" w:hAnsi="Verdana" w:cs="Verdana"/>
                  <w:b w:val="0"/>
                  <w:bCs w:val="0"/>
                  <w:sz w:val="18"/>
                  <w:szCs w:val="18"/>
                </w:rPr>
                <w:delText xml:space="preserve"> Final)</w:delText>
              </w:r>
            </w:del>
          </w:p>
        </w:tc>
      </w:tr>
      <w:tr w:rsidR="006D7600" w:rsidRPr="002058A8" w14:paraId="7136BBE1" w14:textId="77777777" w:rsidTr="48D79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F3B0E7" w14:textId="2D63F8FC" w:rsidR="006D7600" w:rsidRPr="002058A8" w:rsidRDefault="5387649D" w:rsidP="48D79F33">
            <w:pPr>
              <w:rPr>
                <w:rFonts w:ascii="Verdana" w:hAnsi="Verdana"/>
                <w:rPrChange w:id="24" w:author="Veronica Elze" w:date="2025-06-17T08:05:00Z" w16du:dateUtc="2025-06-17T14:05:00Z">
                  <w:rPr/>
                </w:rPrChange>
              </w:rPr>
            </w:pPr>
            <w:r w:rsidRPr="002058A8">
              <w:rPr>
                <w:rFonts w:ascii="Verdana" w:eastAsia="Verdana" w:hAnsi="Verdana" w:cs="Verdana"/>
                <w:b w:val="0"/>
                <w:bCs w:val="0"/>
                <w:sz w:val="18"/>
                <w:szCs w:val="18"/>
              </w:rPr>
              <w:t xml:space="preserve">Multi target simulation </w:t>
            </w:r>
            <w:r w:rsidR="03D379EE" w:rsidRPr="002058A8">
              <w:rPr>
                <w:rFonts w:ascii="Verdana" w:eastAsia="Verdana" w:hAnsi="Verdana" w:cs="Verdana"/>
                <w:b w:val="0"/>
                <w:bCs w:val="0"/>
                <w:sz w:val="18"/>
                <w:szCs w:val="18"/>
              </w:rPr>
              <w:t>heatmap</w:t>
            </w:r>
          </w:p>
        </w:tc>
        <w:tc>
          <w:tcPr>
            <w:tcW w:w="2137" w:type="dxa"/>
            <w:hideMark/>
          </w:tcPr>
          <w:p w14:paraId="03D663DD" w14:textId="77777777" w:rsidR="006D7600" w:rsidRPr="002058A8" w:rsidRDefault="006D7600" w:rsidP="006D7600">
            <w:pPr>
              <w:jc w:val="center"/>
              <w:cnfStyle w:val="000000100000" w:firstRow="0" w:lastRow="0" w:firstColumn="0" w:lastColumn="0" w:oddVBand="0" w:evenVBand="0" w:oddHBand="1"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tc>
        <w:tc>
          <w:tcPr>
            <w:tcW w:w="3150" w:type="dxa"/>
            <w:hideMark/>
          </w:tcPr>
          <w:p w14:paraId="52C1D5DF" w14:textId="77777777" w:rsidR="006D7600" w:rsidRPr="002058A8" w:rsidRDefault="006D7600" w:rsidP="006D7600">
            <w:pPr>
              <w:jc w:val="center"/>
              <w:cnfStyle w:val="000000100000" w:firstRow="0" w:lastRow="0" w:firstColumn="0" w:lastColumn="0" w:oddVBand="0" w:evenVBand="0" w:oddHBand="1"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tc>
      </w:tr>
      <w:tr w:rsidR="006D7600" w:rsidRPr="002058A8" w14:paraId="235EB00F" w14:textId="77777777" w:rsidTr="48D79F33">
        <w:tc>
          <w:tcPr>
            <w:cnfStyle w:val="001000000000" w:firstRow="0" w:lastRow="0" w:firstColumn="1" w:lastColumn="0" w:oddVBand="0" w:evenVBand="0" w:oddHBand="0" w:evenHBand="0" w:firstRowFirstColumn="0" w:firstRowLastColumn="0" w:lastRowFirstColumn="0" w:lastRowLastColumn="0"/>
            <w:tcW w:w="0" w:type="auto"/>
            <w:hideMark/>
          </w:tcPr>
          <w:p w14:paraId="5BD287D8" w14:textId="6E5E0B9D" w:rsidR="006D7600" w:rsidRPr="002058A8" w:rsidRDefault="71FE125B" w:rsidP="006D7600">
            <w:pPr>
              <w:rPr>
                <w:rFonts w:ascii="Verdana" w:eastAsia="Verdana" w:hAnsi="Verdana" w:cs="Verdana"/>
                <w:b w:val="0"/>
                <w:bCs w:val="0"/>
                <w:sz w:val="18"/>
                <w:szCs w:val="18"/>
              </w:rPr>
            </w:pPr>
            <w:r w:rsidRPr="002058A8">
              <w:rPr>
                <w:rFonts w:ascii="Verdana" w:eastAsia="Verdana" w:hAnsi="Verdana" w:cs="Verdana"/>
                <w:b w:val="0"/>
                <w:bCs w:val="0"/>
                <w:sz w:val="18"/>
                <w:szCs w:val="18"/>
              </w:rPr>
              <w:t>Simple linear regression prediction accuracy</w:t>
            </w:r>
          </w:p>
        </w:tc>
        <w:tc>
          <w:tcPr>
            <w:tcW w:w="2137" w:type="dxa"/>
            <w:hideMark/>
          </w:tcPr>
          <w:p w14:paraId="36B252E5" w14:textId="77777777" w:rsidR="006D7600" w:rsidRPr="002058A8" w:rsidRDefault="006D7600" w:rsidP="006D7600">
            <w:pPr>
              <w:jc w:val="center"/>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tc>
        <w:tc>
          <w:tcPr>
            <w:tcW w:w="3150" w:type="dxa"/>
            <w:hideMark/>
          </w:tcPr>
          <w:p w14:paraId="7222E478" w14:textId="77777777" w:rsidR="006D7600" w:rsidRPr="002058A8" w:rsidRDefault="006D7600" w:rsidP="006D7600">
            <w:pPr>
              <w:jc w:val="center"/>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tc>
      </w:tr>
      <w:tr w:rsidR="008E1C0A" w:rsidRPr="002058A8" w14:paraId="46442E98" w14:textId="77777777" w:rsidTr="48D79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33D197" w14:textId="26382550" w:rsidR="008E1C0A" w:rsidRPr="002058A8" w:rsidRDefault="24A343B5" w:rsidP="008E1C0A">
            <w:pPr>
              <w:rPr>
                <w:rFonts w:ascii="Verdana" w:eastAsia="Verdana" w:hAnsi="Verdana" w:cs="Verdana"/>
                <w:b w:val="0"/>
                <w:bCs w:val="0"/>
                <w:sz w:val="18"/>
                <w:szCs w:val="18"/>
              </w:rPr>
            </w:pPr>
            <w:r w:rsidRPr="002058A8">
              <w:rPr>
                <w:rFonts w:ascii="Verdana" w:eastAsia="Verdana" w:hAnsi="Verdana" w:cs="Verdana"/>
                <w:b w:val="0"/>
                <w:bCs w:val="0"/>
                <w:sz w:val="18"/>
                <w:szCs w:val="18"/>
              </w:rPr>
              <w:t>Multivariate linear regression prediction accuracy</w:t>
            </w:r>
          </w:p>
        </w:tc>
        <w:tc>
          <w:tcPr>
            <w:tcW w:w="2137" w:type="dxa"/>
          </w:tcPr>
          <w:p w14:paraId="7EFC6465" w14:textId="58E9F925" w:rsidR="008E1C0A" w:rsidRPr="002058A8" w:rsidRDefault="008E1C0A" w:rsidP="008E1C0A">
            <w:pPr>
              <w:jc w:val="center"/>
              <w:cnfStyle w:val="000000100000" w:firstRow="0" w:lastRow="0" w:firstColumn="0" w:lastColumn="0" w:oddVBand="0" w:evenVBand="0" w:oddHBand="1" w:evenHBand="0" w:firstRowFirstColumn="0" w:firstRowLastColumn="0" w:lastRowFirstColumn="0" w:lastRowLastColumn="0"/>
              <w:rPr>
                <w:rFonts w:ascii="Verdana" w:eastAsia="Verdana" w:hAnsi="Verdana" w:cs="Segoe UI Emoji"/>
                <w:sz w:val="18"/>
                <w:szCs w:val="18"/>
                <w:rPrChange w:id="25" w:author="Veronica Elze" w:date="2025-06-17T08:05:00Z" w16du:dateUtc="2025-06-17T14:05:00Z">
                  <w:rPr>
                    <w:rFonts w:ascii="Segoe UI Emoji" w:eastAsia="Verdana" w:hAnsi="Segoe UI Emoji" w:cs="Segoe UI Emoji"/>
                    <w:sz w:val="18"/>
                    <w:szCs w:val="18"/>
                  </w:rPr>
                </w:rPrChange>
              </w:rPr>
            </w:pPr>
            <w:r w:rsidRPr="002058A8">
              <w:rPr>
                <w:rFonts w:ascii="Segoe UI Emoji" w:eastAsia="Verdana" w:hAnsi="Segoe UI Emoji" w:cs="Segoe UI Emoji"/>
                <w:sz w:val="18"/>
                <w:szCs w:val="18"/>
              </w:rPr>
              <w:t>✅</w:t>
            </w:r>
          </w:p>
        </w:tc>
        <w:tc>
          <w:tcPr>
            <w:tcW w:w="3150" w:type="dxa"/>
          </w:tcPr>
          <w:p w14:paraId="5B1EE9CF" w14:textId="77777777" w:rsidR="008E1C0A" w:rsidRPr="002058A8" w:rsidRDefault="378684EC" w:rsidP="48D79F33">
            <w:pPr>
              <w:jc w:val="center"/>
              <w:cnfStyle w:val="000000100000" w:firstRow="0" w:lastRow="0" w:firstColumn="0" w:lastColumn="0" w:oddVBand="0" w:evenVBand="0" w:oddHBand="1"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p w14:paraId="33A46F07" w14:textId="09740A36" w:rsidR="008E1C0A" w:rsidRPr="002058A8" w:rsidRDefault="008E1C0A" w:rsidP="48D79F33">
            <w:pPr>
              <w:jc w:val="center"/>
              <w:cnfStyle w:val="000000100000" w:firstRow="0" w:lastRow="0" w:firstColumn="0" w:lastColumn="0" w:oddVBand="0" w:evenVBand="0" w:oddHBand="1" w:evenHBand="0" w:firstRowFirstColumn="0" w:firstRowLastColumn="0" w:lastRowFirstColumn="0" w:lastRowLastColumn="0"/>
              <w:rPr>
                <w:rFonts w:ascii="Verdana" w:eastAsia="Verdana" w:hAnsi="Verdana" w:cs="Verdana"/>
                <w:i/>
                <w:iCs/>
                <w:sz w:val="18"/>
                <w:szCs w:val="18"/>
              </w:rPr>
            </w:pPr>
          </w:p>
        </w:tc>
      </w:tr>
      <w:tr w:rsidR="008E1C0A" w:rsidRPr="002058A8" w14:paraId="4A1F3B4A" w14:textId="77777777" w:rsidTr="48D79F33">
        <w:tc>
          <w:tcPr>
            <w:cnfStyle w:val="001000000000" w:firstRow="0" w:lastRow="0" w:firstColumn="1" w:lastColumn="0" w:oddVBand="0" w:evenVBand="0" w:oddHBand="0" w:evenHBand="0" w:firstRowFirstColumn="0" w:firstRowLastColumn="0" w:lastRowFirstColumn="0" w:lastRowLastColumn="0"/>
            <w:tcW w:w="0" w:type="auto"/>
            <w:hideMark/>
          </w:tcPr>
          <w:p w14:paraId="085C6E66" w14:textId="2774DDFF" w:rsidR="008E1C0A" w:rsidRPr="002058A8" w:rsidRDefault="147CD64F" w:rsidP="008E1C0A">
            <w:pPr>
              <w:rPr>
                <w:rFonts w:ascii="Verdana" w:eastAsia="Verdana" w:hAnsi="Verdana" w:cs="Verdana"/>
                <w:b w:val="0"/>
                <w:bCs w:val="0"/>
                <w:sz w:val="18"/>
                <w:szCs w:val="18"/>
              </w:rPr>
            </w:pPr>
            <w:r w:rsidRPr="002058A8">
              <w:rPr>
                <w:rFonts w:ascii="Verdana" w:eastAsia="Verdana" w:hAnsi="Verdana" w:cs="Verdana"/>
                <w:b w:val="0"/>
                <w:bCs w:val="0"/>
                <w:sz w:val="18"/>
                <w:szCs w:val="18"/>
              </w:rPr>
              <w:t>Multiple optimizations impact on cost heatmap</w:t>
            </w:r>
          </w:p>
        </w:tc>
        <w:tc>
          <w:tcPr>
            <w:tcW w:w="2137" w:type="dxa"/>
            <w:hideMark/>
          </w:tcPr>
          <w:p w14:paraId="5D03E7D0" w14:textId="77777777" w:rsidR="008E1C0A" w:rsidRPr="002058A8" w:rsidRDefault="008E1C0A" w:rsidP="008E1C0A">
            <w:pPr>
              <w:jc w:val="center"/>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18"/>
                <w:szCs w:val="18"/>
              </w:rPr>
            </w:pPr>
            <w:del w:id="26" w:author="Veronica Elze" w:date="2025-06-17T08:04:00Z" w16du:dateUtc="2025-06-17T14:04:00Z">
              <w:r w:rsidRPr="002058A8" w:rsidDel="002058A8">
                <w:rPr>
                  <w:rFonts w:ascii="Segoe UI Emoji" w:eastAsia="Verdana" w:hAnsi="Segoe UI Emoji" w:cs="Segoe UI Emoji"/>
                  <w:sz w:val="18"/>
                  <w:szCs w:val="18"/>
                </w:rPr>
                <w:delText>✅</w:delText>
              </w:r>
            </w:del>
          </w:p>
        </w:tc>
        <w:tc>
          <w:tcPr>
            <w:tcW w:w="3150" w:type="dxa"/>
            <w:hideMark/>
          </w:tcPr>
          <w:p w14:paraId="79E10F92" w14:textId="77777777" w:rsidR="008E1C0A" w:rsidRPr="002058A8" w:rsidRDefault="008E1C0A" w:rsidP="008E1C0A">
            <w:pPr>
              <w:jc w:val="center"/>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18"/>
                <w:szCs w:val="18"/>
              </w:rPr>
            </w:pPr>
            <w:r w:rsidRPr="002058A8">
              <w:rPr>
                <w:rFonts w:ascii="Segoe UI Emoji" w:eastAsia="Verdana" w:hAnsi="Segoe UI Emoji" w:cs="Segoe UI Emoji"/>
                <w:sz w:val="18"/>
                <w:szCs w:val="18"/>
              </w:rPr>
              <w:t>✅</w:t>
            </w:r>
          </w:p>
        </w:tc>
      </w:tr>
    </w:tbl>
    <w:p w14:paraId="0F644DFD" w14:textId="273EFE26" w:rsidR="001520A1" w:rsidRPr="002058A8" w:rsidRDefault="1B7F5503" w:rsidP="00190E8D">
      <w:pPr>
        <w:keepNext/>
        <w:spacing w:after="0" w:line="240" w:lineRule="auto"/>
        <w:jc w:val="both"/>
        <w:rPr>
          <w:rFonts w:ascii="Verdana" w:hAnsi="Verdana"/>
          <w:rPrChange w:id="27" w:author="Veronica Elze" w:date="2025-06-17T08:05:00Z" w16du:dateUtc="2025-06-17T14:05:00Z">
            <w:rPr/>
          </w:rPrChange>
        </w:rPr>
      </w:pPr>
      <w:r w:rsidRPr="002058A8">
        <w:rPr>
          <w:rFonts w:ascii="Verdana" w:hAnsi="Verdana"/>
          <w:noProof/>
          <w:rPrChange w:id="28" w:author="Veronica Elze" w:date="2025-06-17T08:05:00Z" w16du:dateUtc="2025-06-17T14:05:00Z">
            <w:rPr>
              <w:noProof/>
            </w:rPr>
          </w:rPrChange>
        </w:rPr>
        <w:drawing>
          <wp:inline distT="0" distB="0" distL="0" distR="0" wp14:anchorId="3323C5F3" wp14:editId="0C411713">
            <wp:extent cx="4181475" cy="3343839"/>
            <wp:effectExtent l="0" t="0" r="0" b="0"/>
            <wp:docPr id="178401856" name="Picture 17840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181475" cy="3343839"/>
                    </a:xfrm>
                    <a:prstGeom prst="rect">
                      <a:avLst/>
                    </a:prstGeom>
                  </pic:spPr>
                </pic:pic>
              </a:graphicData>
            </a:graphic>
          </wp:inline>
        </w:drawing>
      </w:r>
    </w:p>
    <w:p w14:paraId="6ECED7CA" w14:textId="5827D487" w:rsidR="008E1C0A" w:rsidRPr="00C31850" w:rsidRDefault="001520A1" w:rsidP="48D79F33">
      <w:pPr>
        <w:pStyle w:val="Caption"/>
        <w:jc w:val="both"/>
        <w:rPr>
          <w:rFonts w:ascii="Verdana" w:hAnsi="Verdana"/>
        </w:rPr>
      </w:pPr>
      <w:r w:rsidRPr="002058A8">
        <w:rPr>
          <w:rFonts w:ascii="Verdana" w:hAnsi="Verdana"/>
          <w:rPrChange w:id="29" w:author="Veronica Elze" w:date="2025-06-17T08:05:00Z" w16du:dateUtc="2025-06-17T14:05:00Z">
            <w:rPr/>
          </w:rPrChange>
        </w:rPr>
        <w:t xml:space="preserve">Figure </w:t>
      </w:r>
      <w:r w:rsidRPr="00C31850">
        <w:rPr>
          <w:rFonts w:ascii="Verdana" w:hAnsi="Verdana"/>
        </w:rPr>
        <w:fldChar w:fldCharType="begin"/>
      </w:r>
      <w:r w:rsidRPr="002058A8">
        <w:rPr>
          <w:rFonts w:ascii="Verdana" w:hAnsi="Verdana"/>
          <w:rPrChange w:id="30" w:author="Veronica Elze" w:date="2025-06-17T08:05:00Z" w16du:dateUtc="2025-06-17T14:05:00Z">
            <w:rPr/>
          </w:rPrChange>
        </w:rPr>
        <w:instrText>SEQ Figure \* ARABIC</w:instrText>
      </w:r>
      <w:r w:rsidRPr="00C31850">
        <w:rPr>
          <w:rFonts w:ascii="Verdana" w:hAnsi="Verdana"/>
        </w:rPr>
        <w:fldChar w:fldCharType="separate"/>
      </w:r>
      <w:r w:rsidR="439E8ADB" w:rsidRPr="00C31850">
        <w:rPr>
          <w:rFonts w:ascii="Verdana" w:hAnsi="Verdana"/>
          <w:noProof/>
        </w:rPr>
        <w:t>1</w:t>
      </w:r>
      <w:r w:rsidRPr="00C31850">
        <w:rPr>
          <w:rFonts w:ascii="Verdana" w:hAnsi="Verdana"/>
        </w:rPr>
        <w:fldChar w:fldCharType="end"/>
      </w:r>
      <w:del w:id="31" w:author="Veronica Elze" w:date="2025-06-17T11:43:00Z" w16du:dateUtc="2025-06-17T17:43:00Z">
        <w:r w:rsidRPr="002058A8" w:rsidDel="00C31850">
          <w:rPr>
            <w:rFonts w:ascii="Verdana" w:hAnsi="Verdana"/>
            <w:rPrChange w:id="32" w:author="Veronica Elze" w:date="2025-06-17T08:05:00Z" w16du:dateUtc="2025-06-17T14:05:00Z">
              <w:rPr/>
            </w:rPrChange>
          </w:rPr>
          <w:delText xml:space="preserve"> </w:delText>
        </w:r>
        <w:r w:rsidR="3B91DDD6" w:rsidRPr="002058A8" w:rsidDel="00C31850">
          <w:rPr>
            <w:rFonts w:ascii="Verdana" w:hAnsi="Verdana"/>
            <w:rPrChange w:id="33" w:author="Veronica Elze" w:date="2025-06-17T08:05:00Z" w16du:dateUtc="2025-06-17T14:05:00Z">
              <w:rPr/>
            </w:rPrChange>
          </w:rPr>
          <w:delText xml:space="preserve">Cost </w:delText>
        </w:r>
        <w:r w:rsidR="4B93D32F" w:rsidRPr="002058A8" w:rsidDel="00C31850">
          <w:rPr>
            <w:rFonts w:ascii="Verdana" w:hAnsi="Verdana"/>
            <w:rPrChange w:id="34" w:author="Veronica Elze" w:date="2025-06-17T08:05:00Z" w16du:dateUtc="2025-06-17T14:05:00Z">
              <w:rPr/>
            </w:rPrChange>
          </w:rPr>
          <w:delText xml:space="preserve">heatmap </w:delText>
        </w:r>
        <w:r w:rsidR="3B91DDD6" w:rsidRPr="002058A8" w:rsidDel="00C31850">
          <w:rPr>
            <w:rFonts w:ascii="Verdana" w:hAnsi="Verdana"/>
            <w:rPrChange w:id="35" w:author="Veronica Elze" w:date="2025-06-17T08:05:00Z" w16du:dateUtc="2025-06-17T14:05:00Z">
              <w:rPr/>
            </w:rPrChange>
          </w:rPr>
          <w:delText xml:space="preserve">of optimizing theta1 and theta2 after running </w:delText>
        </w:r>
        <w:r w:rsidR="15FD001A" w:rsidRPr="002058A8" w:rsidDel="00C31850">
          <w:rPr>
            <w:rFonts w:ascii="Verdana" w:hAnsi="Verdana"/>
            <w:rPrChange w:id="36" w:author="Veronica Elze" w:date="2025-06-17T08:05:00Z" w16du:dateUtc="2025-06-17T14:05:00Z">
              <w:rPr/>
            </w:rPrChange>
          </w:rPr>
          <w:delText>simulation</w:delText>
        </w:r>
        <w:r w:rsidR="3B91DDD6" w:rsidRPr="002058A8" w:rsidDel="00C31850">
          <w:rPr>
            <w:rFonts w:ascii="Verdana" w:hAnsi="Verdana"/>
            <w:rPrChange w:id="37" w:author="Veronica Elze" w:date="2025-06-17T08:05:00Z" w16du:dateUtc="2025-06-17T14:05:00Z">
              <w:rPr/>
            </w:rPrChange>
          </w:rPr>
          <w:delText xml:space="preserve"> for 1000 input instances using vanilla gradient descent</w:delText>
        </w:r>
      </w:del>
      <w:ins w:id="38" w:author="Veronica Elze" w:date="2025-06-17T11:43:00Z" w16du:dateUtc="2025-06-17T17:43:00Z">
        <w:r w:rsidR="00C31850">
          <w:rPr>
            <w:rFonts w:ascii="Verdana" w:hAnsi="Verdana"/>
          </w:rPr>
          <w:t>e</w:t>
        </w:r>
      </w:ins>
    </w:p>
    <w:p w14:paraId="1974C6BF" w14:textId="3B4D314D" w:rsidR="001520A1" w:rsidRPr="00C31850" w:rsidRDefault="4D1B7EA7" w:rsidP="00190E8D">
      <w:pPr>
        <w:keepNext/>
        <w:spacing w:after="0" w:line="240" w:lineRule="auto"/>
        <w:jc w:val="both"/>
        <w:rPr>
          <w:rFonts w:ascii="Verdana" w:hAnsi="Verdana"/>
        </w:rPr>
      </w:pPr>
      <w:r w:rsidRPr="00C31850">
        <w:rPr>
          <w:rFonts w:ascii="Verdana" w:hAnsi="Verdana"/>
          <w:noProof/>
        </w:rPr>
        <w:lastRenderedPageBreak/>
        <w:drawing>
          <wp:inline distT="0" distB="0" distL="0" distR="0" wp14:anchorId="284799C4" wp14:editId="0E3CB73F">
            <wp:extent cx="5943600" cy="2971800"/>
            <wp:effectExtent l="0" t="0" r="0" b="0"/>
            <wp:docPr id="1488304682" name="Picture 148830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0281F9A" w14:textId="5A914852" w:rsidR="008E1C0A" w:rsidRPr="00C31850" w:rsidRDefault="001520A1" w:rsidP="48D79F33">
      <w:pPr>
        <w:pStyle w:val="Caption"/>
        <w:jc w:val="both"/>
        <w:rPr>
          <w:rFonts w:ascii="Verdana" w:hAnsi="Verdana"/>
        </w:rPr>
      </w:pPr>
      <w:r w:rsidRPr="00C31850">
        <w:rPr>
          <w:rFonts w:ascii="Verdana" w:hAnsi="Verdana"/>
        </w:rPr>
        <w:t xml:space="preserve">Figure </w:t>
      </w:r>
      <w:r w:rsidRPr="00C31850">
        <w:rPr>
          <w:rFonts w:ascii="Verdana" w:hAnsi="Verdana"/>
        </w:rPr>
        <w:fldChar w:fldCharType="begin"/>
      </w:r>
      <w:r w:rsidRPr="00C31850">
        <w:rPr>
          <w:rFonts w:ascii="Verdana" w:hAnsi="Verdana"/>
        </w:rPr>
        <w:instrText>SEQ Figure \* ARABIC</w:instrText>
      </w:r>
      <w:r w:rsidRPr="00C31850">
        <w:rPr>
          <w:rFonts w:ascii="Verdana" w:hAnsi="Verdana"/>
        </w:rPr>
        <w:fldChar w:fldCharType="separate"/>
      </w:r>
      <w:r w:rsidR="4DDFBBDB" w:rsidRPr="00C31850">
        <w:rPr>
          <w:rFonts w:ascii="Verdana" w:hAnsi="Verdana"/>
          <w:noProof/>
        </w:rPr>
        <w:t>2</w:t>
      </w:r>
      <w:r w:rsidRPr="00C31850">
        <w:rPr>
          <w:rFonts w:ascii="Verdana" w:hAnsi="Verdana"/>
        </w:rPr>
        <w:fldChar w:fldCharType="end"/>
      </w:r>
      <w:r w:rsidRPr="00C31850">
        <w:rPr>
          <w:rFonts w:ascii="Verdana" w:hAnsi="Verdana"/>
        </w:rPr>
        <w:t xml:space="preserve"> </w:t>
      </w:r>
      <w:r w:rsidR="14980469" w:rsidRPr="00C31850">
        <w:rPr>
          <w:rFonts w:ascii="Verdana" w:hAnsi="Verdana"/>
        </w:rPr>
        <w:t>Cost heatmap after using combination of multiple optimization techniques for gradient descent</w:t>
      </w:r>
    </w:p>
    <w:p w14:paraId="64DC24AB" w14:textId="2266749C" w:rsidR="001520A1" w:rsidRPr="002058A8" w:rsidRDefault="767060B0" w:rsidP="00190E8D">
      <w:pPr>
        <w:keepNext/>
        <w:spacing w:after="0" w:line="240" w:lineRule="auto"/>
        <w:jc w:val="both"/>
        <w:rPr>
          <w:rFonts w:ascii="Verdana" w:hAnsi="Verdana"/>
          <w:rPrChange w:id="39" w:author="Veronica Elze" w:date="2025-06-17T08:05:00Z" w16du:dateUtc="2025-06-17T14:05:00Z">
            <w:rPr/>
          </w:rPrChange>
        </w:rPr>
      </w:pPr>
      <w:r w:rsidRPr="002058A8">
        <w:rPr>
          <w:rFonts w:ascii="Verdana" w:hAnsi="Verdana"/>
          <w:noProof/>
          <w:rPrChange w:id="40" w:author="Veronica Elze" w:date="2025-06-17T08:05:00Z" w16du:dateUtc="2025-06-17T14:05:00Z">
            <w:rPr>
              <w:noProof/>
            </w:rPr>
          </w:rPrChange>
        </w:rPr>
        <w:drawing>
          <wp:inline distT="0" distB="0" distL="0" distR="0" wp14:anchorId="7CC2E480" wp14:editId="34968FB7">
            <wp:extent cx="5943600" cy="2152650"/>
            <wp:effectExtent l="0" t="0" r="0" b="0"/>
            <wp:docPr id="905388225" name="Picture 90538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14:paraId="0C86962C" w14:textId="5AD68DF4" w:rsidR="008E1C0A" w:rsidRPr="004B71AE" w:rsidRDefault="001520A1" w:rsidP="48D79F33">
      <w:pPr>
        <w:pStyle w:val="Caption"/>
        <w:rPr>
          <w:rFonts w:ascii="Verdana" w:eastAsia="Aptos" w:hAnsi="Verdana" w:cs="Arial"/>
        </w:rPr>
      </w:pPr>
      <w:r w:rsidRPr="002058A8">
        <w:rPr>
          <w:rFonts w:ascii="Verdana" w:hAnsi="Verdana"/>
          <w:rPrChange w:id="41" w:author="Veronica Elze" w:date="2025-06-17T08:05:00Z" w16du:dateUtc="2025-06-17T14:05:00Z">
            <w:rPr/>
          </w:rPrChange>
        </w:rPr>
        <w:t xml:space="preserve">Figure </w:t>
      </w:r>
      <w:r w:rsidRPr="004B71AE">
        <w:rPr>
          <w:rFonts w:ascii="Verdana" w:hAnsi="Verdana"/>
        </w:rPr>
        <w:fldChar w:fldCharType="begin"/>
      </w:r>
      <w:r w:rsidRPr="002058A8">
        <w:rPr>
          <w:rFonts w:ascii="Verdana" w:hAnsi="Verdana"/>
          <w:rPrChange w:id="42" w:author="Veronica Elze" w:date="2025-06-17T08:05:00Z" w16du:dateUtc="2025-06-17T14:05:00Z">
            <w:rPr/>
          </w:rPrChange>
        </w:rPr>
        <w:instrText>SEQ Figure \* ARABIC</w:instrText>
      </w:r>
      <w:r w:rsidRPr="004B71AE">
        <w:rPr>
          <w:rFonts w:ascii="Verdana" w:hAnsi="Verdana"/>
        </w:rPr>
        <w:fldChar w:fldCharType="separate"/>
      </w:r>
      <w:r w:rsidR="0CA31B28" w:rsidRPr="004B71AE">
        <w:rPr>
          <w:rFonts w:ascii="Verdana" w:hAnsi="Verdana"/>
          <w:noProof/>
        </w:rPr>
        <w:t>3</w:t>
      </w:r>
      <w:r w:rsidRPr="004B71AE">
        <w:rPr>
          <w:rFonts w:ascii="Verdana" w:hAnsi="Verdana"/>
        </w:rPr>
        <w:fldChar w:fldCharType="end"/>
      </w:r>
      <w:r w:rsidRPr="004B71AE">
        <w:rPr>
          <w:rFonts w:ascii="Verdana" w:hAnsi="Verdana"/>
        </w:rPr>
        <w:t xml:space="preserve"> </w:t>
      </w:r>
      <w:r w:rsidR="36C002A5" w:rsidRPr="004B71AE">
        <w:rPr>
          <w:rFonts w:ascii="Verdana" w:eastAsia="Aptos" w:hAnsi="Verdana" w:cs="Arial"/>
        </w:rPr>
        <w:t>Simple regression predicts θ₁ well but fails to capture the variance in θ₂, leading to low prediction accuracy</w:t>
      </w:r>
    </w:p>
    <w:p w14:paraId="18376611" w14:textId="2F125655" w:rsidR="36C002A5" w:rsidRPr="004B71AE" w:rsidRDefault="36C002A5">
      <w:pPr>
        <w:rPr>
          <w:rFonts w:ascii="Verdana" w:hAnsi="Verdana"/>
        </w:rPr>
      </w:pPr>
      <w:r w:rsidRPr="004B71AE">
        <w:rPr>
          <w:rFonts w:ascii="Verdana" w:hAnsi="Verdana"/>
          <w:noProof/>
        </w:rPr>
        <w:drawing>
          <wp:inline distT="0" distB="0" distL="0" distR="0" wp14:anchorId="17E42A94" wp14:editId="519F0D12">
            <wp:extent cx="5943600" cy="2276475"/>
            <wp:effectExtent l="0" t="0" r="0" b="0"/>
            <wp:docPr id="636865879" name="Picture 6368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519A3150" w14:textId="2BEB6995" w:rsidR="36C002A5" w:rsidRPr="004B71AE" w:rsidRDefault="36C002A5" w:rsidP="48D79F33">
      <w:pPr>
        <w:pStyle w:val="Caption"/>
        <w:rPr>
          <w:rFonts w:ascii="Verdana" w:eastAsia="Aptos" w:hAnsi="Verdana" w:cs="Arial"/>
        </w:rPr>
      </w:pPr>
      <w:r w:rsidRPr="004B71AE">
        <w:rPr>
          <w:rFonts w:ascii="Verdana" w:hAnsi="Verdana"/>
        </w:rPr>
        <w:lastRenderedPageBreak/>
        <w:t xml:space="preserve">Figure </w:t>
      </w:r>
      <w:r w:rsidRPr="004B71AE">
        <w:rPr>
          <w:rFonts w:ascii="Verdana" w:hAnsi="Verdana"/>
        </w:rPr>
        <w:fldChar w:fldCharType="begin"/>
      </w:r>
      <w:r w:rsidRPr="002058A8">
        <w:rPr>
          <w:rFonts w:ascii="Verdana" w:hAnsi="Verdana"/>
          <w:rPrChange w:id="43" w:author="Veronica Elze" w:date="2025-06-17T08:05:00Z" w16du:dateUtc="2025-06-17T14:05:00Z">
            <w:rPr/>
          </w:rPrChange>
        </w:rPr>
        <w:instrText>SEQ Figure \* ARABIC</w:instrText>
      </w:r>
      <w:r w:rsidRPr="004B71AE">
        <w:rPr>
          <w:rFonts w:ascii="Verdana" w:hAnsi="Verdana"/>
        </w:rPr>
        <w:fldChar w:fldCharType="separate"/>
      </w:r>
      <w:r w:rsidRPr="004B71AE">
        <w:rPr>
          <w:rFonts w:ascii="Verdana" w:hAnsi="Verdana"/>
          <w:noProof/>
        </w:rPr>
        <w:t>4</w:t>
      </w:r>
      <w:r w:rsidRPr="004B71AE">
        <w:rPr>
          <w:rFonts w:ascii="Verdana" w:hAnsi="Verdana"/>
        </w:rPr>
        <w:fldChar w:fldCharType="end"/>
      </w:r>
      <w:r w:rsidRPr="004B71AE">
        <w:rPr>
          <w:rFonts w:ascii="Verdana" w:hAnsi="Verdana"/>
        </w:rPr>
        <w:t xml:space="preserve"> </w:t>
      </w:r>
      <w:r w:rsidRPr="004B71AE">
        <w:rPr>
          <w:rFonts w:ascii="Verdana" w:eastAsia="Aptos" w:hAnsi="Verdana" w:cs="Arial"/>
        </w:rPr>
        <w:t>Multivariate regression predicts θ₁ well but fails to capture the variance in θ₂, leading to low prediction accuracy</w:t>
      </w:r>
    </w:p>
    <w:p w14:paraId="7160791A" w14:textId="77777777" w:rsidR="003C4BAD" w:rsidRPr="002058A8" w:rsidRDefault="003C4BAD" w:rsidP="003C4BAD">
      <w:pPr>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Output File Details</w:t>
      </w:r>
    </w:p>
    <w:p w14:paraId="1D12E1B1" w14:textId="77777777" w:rsidR="003C4BAD" w:rsidRPr="002058A8" w:rsidRDefault="003C4BAD" w:rsidP="003C4BAD">
      <w:pPr>
        <w:spacing w:after="0" w:line="240" w:lineRule="auto"/>
        <w:jc w:val="both"/>
        <w:rPr>
          <w:rFonts w:ascii="Verdana" w:eastAsia="Verdana" w:hAnsi="Verdana" w:cs="Verdana"/>
          <w:sz w:val="18"/>
          <w:szCs w:val="18"/>
        </w:rPr>
      </w:pPr>
      <w:r w:rsidRPr="002058A8">
        <w:rPr>
          <w:rFonts w:ascii="Verdana" w:eastAsia="Verdana" w:hAnsi="Verdana" w:cs="Verdana"/>
          <w:sz w:val="18"/>
          <w:szCs w:val="18"/>
        </w:rPr>
        <w:t>All visualization files are saved in the /outputs/ folder of the GitHub repository.</w:t>
      </w:r>
    </w:p>
    <w:tbl>
      <w:tblPr>
        <w:tblStyle w:val="ListTable1Light-Accent4"/>
        <w:tblW w:w="0" w:type="auto"/>
        <w:tblLook w:val="04A0" w:firstRow="1" w:lastRow="0" w:firstColumn="1" w:lastColumn="0" w:noHBand="0" w:noVBand="1"/>
      </w:tblPr>
      <w:tblGrid>
        <w:gridCol w:w="4635"/>
        <w:gridCol w:w="4725"/>
      </w:tblGrid>
      <w:tr w:rsidR="003C4BAD" w:rsidRPr="002058A8" w14:paraId="7EE8F5B8" w14:textId="77777777" w:rsidTr="48D79F33">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40" w:type="dxa"/>
            <w:vAlign w:val="bottom"/>
          </w:tcPr>
          <w:p w14:paraId="492C3292" w14:textId="1A6BC67E" w:rsidR="003C4BAD" w:rsidRPr="002058A8" w:rsidRDefault="003C4BAD" w:rsidP="003C4BAD">
            <w:pPr>
              <w:rPr>
                <w:rFonts w:ascii="Verdana" w:eastAsia="Verdana" w:hAnsi="Verdana" w:cs="Verdana"/>
                <w:b w:val="0"/>
                <w:bCs w:val="0"/>
                <w:sz w:val="18"/>
                <w:szCs w:val="18"/>
              </w:rPr>
            </w:pPr>
            <w:r w:rsidRPr="002058A8">
              <w:rPr>
                <w:rFonts w:ascii="Verdana" w:hAnsi="Verdana"/>
                <w:b w:val="0"/>
                <w:bCs w:val="0"/>
                <w:sz w:val="18"/>
                <w:szCs w:val="18"/>
              </w:rPr>
              <w:t>Filename</w:t>
            </w:r>
          </w:p>
        </w:tc>
        <w:tc>
          <w:tcPr>
            <w:tcW w:w="6110" w:type="dxa"/>
            <w:vAlign w:val="bottom"/>
          </w:tcPr>
          <w:p w14:paraId="3F9CD6CB" w14:textId="2F6E8071" w:rsidR="003C4BAD" w:rsidRPr="002058A8" w:rsidRDefault="003C4BAD" w:rsidP="003C4BAD">
            <w:pPr>
              <w:cnfStyle w:val="100000000000" w:firstRow="1" w:lastRow="0" w:firstColumn="0" w:lastColumn="0" w:oddVBand="0" w:evenVBand="0" w:oddHBand="0" w:evenHBand="0" w:firstRowFirstColumn="0" w:firstRowLastColumn="0" w:lastRowFirstColumn="0" w:lastRowLastColumn="0"/>
              <w:rPr>
                <w:rFonts w:ascii="Verdana" w:eastAsia="Verdana" w:hAnsi="Verdana" w:cs="Verdana"/>
                <w:b w:val="0"/>
                <w:bCs w:val="0"/>
                <w:sz w:val="18"/>
                <w:szCs w:val="18"/>
              </w:rPr>
            </w:pPr>
            <w:r w:rsidRPr="002058A8">
              <w:rPr>
                <w:rFonts w:ascii="Verdana" w:hAnsi="Verdana"/>
                <w:b w:val="0"/>
                <w:bCs w:val="0"/>
                <w:sz w:val="18"/>
                <w:szCs w:val="18"/>
              </w:rPr>
              <w:t>Description</w:t>
            </w:r>
          </w:p>
        </w:tc>
      </w:tr>
      <w:tr w:rsidR="003C4BAD" w:rsidRPr="002058A8" w14:paraId="760667E3" w14:textId="77777777" w:rsidTr="48D79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4A279B17" w14:textId="6B9C19C3" w:rsidR="003C4BAD" w:rsidRPr="002058A8" w:rsidRDefault="1428CA14" w:rsidP="48D79F33">
            <w:pPr>
              <w:jc w:val="both"/>
              <w:rPr>
                <w:rStyle w:val="HTMLCode"/>
                <w:rFonts w:ascii="Verdana" w:eastAsiaTheme="majorEastAsia" w:hAnsi="Verdana"/>
                <w:b w:val="0"/>
                <w:bCs w:val="0"/>
                <w:sz w:val="18"/>
                <w:szCs w:val="18"/>
              </w:rPr>
            </w:pPr>
            <w:r w:rsidRPr="002058A8">
              <w:rPr>
                <w:rStyle w:val="HTMLCode"/>
                <w:rFonts w:ascii="Verdana" w:eastAsiaTheme="majorEastAsia" w:hAnsi="Verdana"/>
                <w:b w:val="0"/>
                <w:bCs w:val="0"/>
                <w:sz w:val="18"/>
                <w:szCs w:val="18"/>
              </w:rPr>
              <w:t>multi_target/heatmap_final_costs.png</w:t>
            </w:r>
          </w:p>
        </w:tc>
        <w:tc>
          <w:tcPr>
            <w:tcW w:w="6110" w:type="dxa"/>
            <w:vAlign w:val="center"/>
          </w:tcPr>
          <w:p w14:paraId="6C7595F2" w14:textId="4FC3AFD5" w:rsidR="003C4BAD" w:rsidRPr="002058A8" w:rsidRDefault="1428CA14" w:rsidP="48D79F33">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2058A8">
              <w:rPr>
                <w:rFonts w:ascii="Verdana" w:hAnsi="Verdana"/>
                <w:sz w:val="18"/>
                <w:szCs w:val="18"/>
              </w:rPr>
              <w:t>Cost heatmap after running vanilla gradient descent on multiple targets</w:t>
            </w:r>
          </w:p>
        </w:tc>
      </w:tr>
      <w:tr w:rsidR="003C4BAD" w:rsidRPr="002058A8" w14:paraId="5D111CA2" w14:textId="77777777" w:rsidTr="48D79F33">
        <w:tc>
          <w:tcPr>
            <w:cnfStyle w:val="001000000000" w:firstRow="0" w:lastRow="0" w:firstColumn="1" w:lastColumn="0" w:oddVBand="0" w:evenVBand="0" w:oddHBand="0" w:evenHBand="0" w:firstRowFirstColumn="0" w:firstRowLastColumn="0" w:lastRowFirstColumn="0" w:lastRowLastColumn="0"/>
            <w:tcW w:w="3240" w:type="dxa"/>
            <w:vAlign w:val="center"/>
          </w:tcPr>
          <w:p w14:paraId="6ECC5CC8" w14:textId="1E0A2FEB" w:rsidR="003C4BAD" w:rsidRPr="002058A8" w:rsidRDefault="1428CA14" w:rsidP="48D79F33">
            <w:pPr>
              <w:jc w:val="both"/>
              <w:rPr>
                <w:rStyle w:val="HTMLCode"/>
                <w:rFonts w:ascii="Verdana" w:eastAsiaTheme="majorEastAsia" w:hAnsi="Verdana"/>
                <w:b w:val="0"/>
                <w:bCs w:val="0"/>
                <w:sz w:val="18"/>
                <w:szCs w:val="18"/>
              </w:rPr>
            </w:pPr>
            <w:r w:rsidRPr="002058A8">
              <w:rPr>
                <w:rStyle w:val="HTMLCode"/>
                <w:rFonts w:ascii="Verdana" w:eastAsiaTheme="majorEastAsia" w:hAnsi="Verdana"/>
                <w:b w:val="0"/>
                <w:bCs w:val="0"/>
                <w:sz w:val="18"/>
                <w:szCs w:val="18"/>
              </w:rPr>
              <w:t>optimized/heatmap_optimized_costs.png</w:t>
            </w:r>
          </w:p>
        </w:tc>
        <w:tc>
          <w:tcPr>
            <w:tcW w:w="6110" w:type="dxa"/>
            <w:vAlign w:val="center"/>
          </w:tcPr>
          <w:p w14:paraId="31106576" w14:textId="7062A690" w:rsidR="003C4BAD" w:rsidRPr="002058A8" w:rsidRDefault="1428CA14" w:rsidP="48D79F33">
            <w:pPr>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2058A8">
              <w:rPr>
                <w:rFonts w:ascii="Verdana" w:hAnsi="Verdana"/>
                <w:sz w:val="18"/>
                <w:szCs w:val="18"/>
              </w:rPr>
              <w:t>Cost heatmap showing reduced cost after applying various optimization techniques for gradient descent</w:t>
            </w:r>
          </w:p>
        </w:tc>
      </w:tr>
      <w:tr w:rsidR="003C4BAD" w:rsidRPr="002058A8" w14:paraId="291E358A" w14:textId="77777777" w:rsidTr="48D79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7484589A" w14:textId="16EA2FD9" w:rsidR="003C4BAD" w:rsidRPr="002058A8" w:rsidRDefault="1428CA14" w:rsidP="48D79F33">
            <w:pPr>
              <w:jc w:val="both"/>
              <w:rPr>
                <w:rFonts w:ascii="Verdana" w:eastAsia="Yu Gothic Light" w:hAnsi="Verdana" w:cs="Courier New"/>
                <w:sz w:val="18"/>
                <w:szCs w:val="18"/>
              </w:rPr>
            </w:pPr>
            <w:r w:rsidRPr="002058A8">
              <w:rPr>
                <w:rStyle w:val="HTMLCode"/>
                <w:rFonts w:ascii="Verdana" w:eastAsiaTheme="majorEastAsia" w:hAnsi="Verdana"/>
                <w:b w:val="0"/>
                <w:bCs w:val="0"/>
                <w:sz w:val="18"/>
                <w:szCs w:val="18"/>
              </w:rPr>
              <w:t>regression/</w:t>
            </w:r>
            <w:r w:rsidRPr="002058A8">
              <w:rPr>
                <w:rFonts w:ascii="Verdana" w:eastAsia="Yu Gothic Light" w:hAnsi="Verdana" w:cs="Courier New"/>
                <w:sz w:val="18"/>
                <w:szCs w:val="18"/>
              </w:rPr>
              <w:t xml:space="preserve"> </w:t>
            </w:r>
            <w:r w:rsidRPr="002058A8">
              <w:rPr>
                <w:rFonts w:ascii="Verdana" w:eastAsia="Yu Gothic Light" w:hAnsi="Verdana" w:cs="Courier New"/>
                <w:b w:val="0"/>
                <w:bCs w:val="0"/>
                <w:sz w:val="18"/>
                <w:szCs w:val="18"/>
              </w:rPr>
              <w:t>simple_linear_regression_performance.png</w:t>
            </w:r>
          </w:p>
        </w:tc>
        <w:tc>
          <w:tcPr>
            <w:tcW w:w="6110" w:type="dxa"/>
            <w:vAlign w:val="center"/>
          </w:tcPr>
          <w:p w14:paraId="1447FF6A" w14:textId="3DA8DCB3" w:rsidR="003C4BAD" w:rsidRPr="002058A8" w:rsidRDefault="003C4BAD" w:rsidP="48D79F33">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2058A8">
              <w:rPr>
                <w:rStyle w:val="Emphasis"/>
                <w:rFonts w:ascii="Verdana" w:hAnsi="Verdana"/>
                <w:sz w:val="18"/>
                <w:szCs w:val="18"/>
              </w:rPr>
              <w:t>(Optional)</w:t>
            </w:r>
            <w:r w:rsidRPr="002058A8">
              <w:rPr>
                <w:rFonts w:ascii="Verdana" w:hAnsi="Verdana"/>
                <w:sz w:val="18"/>
                <w:szCs w:val="18"/>
              </w:rPr>
              <w:t xml:space="preserve"> </w:t>
            </w:r>
            <w:r w:rsidR="73839F1E" w:rsidRPr="002058A8">
              <w:rPr>
                <w:rFonts w:ascii="Verdana" w:hAnsi="Verdana"/>
                <w:sz w:val="18"/>
                <w:szCs w:val="18"/>
              </w:rPr>
              <w:t>Accuracy graph for predicting theta1 and theta2 using linear regression</w:t>
            </w:r>
          </w:p>
        </w:tc>
      </w:tr>
      <w:tr w:rsidR="003C4BAD" w:rsidRPr="002058A8" w14:paraId="7046CF31" w14:textId="77777777" w:rsidTr="48D79F33">
        <w:tc>
          <w:tcPr>
            <w:cnfStyle w:val="001000000000" w:firstRow="0" w:lastRow="0" w:firstColumn="1" w:lastColumn="0" w:oddVBand="0" w:evenVBand="0" w:oddHBand="0" w:evenHBand="0" w:firstRowFirstColumn="0" w:firstRowLastColumn="0" w:lastRowFirstColumn="0" w:lastRowLastColumn="0"/>
            <w:tcW w:w="3240" w:type="dxa"/>
            <w:vAlign w:val="center"/>
          </w:tcPr>
          <w:p w14:paraId="06F8B32C" w14:textId="7CB854A9" w:rsidR="003C4BAD" w:rsidRPr="002058A8" w:rsidRDefault="73839F1E" w:rsidP="48D79F33">
            <w:pPr>
              <w:jc w:val="both"/>
              <w:rPr>
                <w:rFonts w:ascii="Verdana" w:eastAsia="Yu Gothic Light" w:hAnsi="Verdana" w:cs="Courier New"/>
                <w:sz w:val="18"/>
                <w:szCs w:val="18"/>
              </w:rPr>
            </w:pPr>
            <w:r w:rsidRPr="002058A8">
              <w:rPr>
                <w:rStyle w:val="HTMLCode"/>
                <w:rFonts w:ascii="Verdana" w:eastAsiaTheme="majorEastAsia" w:hAnsi="Verdana"/>
                <w:b w:val="0"/>
                <w:bCs w:val="0"/>
                <w:sz w:val="18"/>
                <w:szCs w:val="18"/>
              </w:rPr>
              <w:t>regression/</w:t>
            </w:r>
            <w:r w:rsidRPr="002058A8">
              <w:rPr>
                <w:rFonts w:ascii="Verdana" w:eastAsia="Yu Gothic Light" w:hAnsi="Verdana" w:cs="Courier New"/>
                <w:sz w:val="18"/>
                <w:szCs w:val="18"/>
              </w:rPr>
              <w:t xml:space="preserve"> </w:t>
            </w:r>
            <w:r w:rsidRPr="002058A8">
              <w:rPr>
                <w:rFonts w:ascii="Verdana" w:eastAsia="Yu Gothic Light" w:hAnsi="Verdana" w:cs="Courier New"/>
                <w:b w:val="0"/>
                <w:bCs w:val="0"/>
                <w:sz w:val="18"/>
                <w:szCs w:val="18"/>
              </w:rPr>
              <w:t>multivariate_linear_regression_performance.png</w:t>
            </w:r>
          </w:p>
        </w:tc>
        <w:tc>
          <w:tcPr>
            <w:tcW w:w="6110" w:type="dxa"/>
            <w:vAlign w:val="center"/>
          </w:tcPr>
          <w:p w14:paraId="0DFE4FC4" w14:textId="13DDB5FA" w:rsidR="003C4BAD" w:rsidRPr="002058A8" w:rsidRDefault="73839F1E" w:rsidP="48D79F33">
            <w:pPr>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2058A8">
              <w:rPr>
                <w:rStyle w:val="Emphasis"/>
                <w:rFonts w:ascii="Verdana" w:hAnsi="Verdana"/>
                <w:sz w:val="18"/>
                <w:szCs w:val="18"/>
              </w:rPr>
              <w:t>(Optional)</w:t>
            </w:r>
            <w:r w:rsidRPr="002058A8">
              <w:rPr>
                <w:rFonts w:ascii="Verdana" w:hAnsi="Verdana"/>
                <w:sz w:val="18"/>
                <w:szCs w:val="18"/>
              </w:rPr>
              <w:t xml:space="preserve"> Accuracy graph for predicting theta1 and theta2 using multivariate linear regression</w:t>
            </w:r>
          </w:p>
        </w:tc>
      </w:tr>
    </w:tbl>
    <w:p w14:paraId="14366681" w14:textId="77777777" w:rsidR="000B252A" w:rsidRPr="002058A8" w:rsidRDefault="000B252A" w:rsidP="00146D07">
      <w:pPr>
        <w:spacing w:after="0" w:line="240" w:lineRule="auto"/>
        <w:jc w:val="both"/>
        <w:rPr>
          <w:rFonts w:ascii="Verdana" w:eastAsia="Verdana" w:hAnsi="Verdana" w:cs="Verdana"/>
          <w:sz w:val="18"/>
          <w:szCs w:val="18"/>
        </w:rPr>
      </w:pPr>
    </w:p>
    <w:p w14:paraId="15BB09AE" w14:textId="77777777" w:rsidR="00F44CA6" w:rsidRPr="002058A8" w:rsidRDefault="00F44CA6" w:rsidP="008E1C0A">
      <w:pPr>
        <w:keepNext/>
        <w:spacing w:after="0" w:line="240" w:lineRule="auto"/>
        <w:jc w:val="both"/>
        <w:rPr>
          <w:rFonts w:ascii="Verdana" w:eastAsia="Verdana" w:hAnsi="Verdana" w:cs="Verdana"/>
          <w:b/>
          <w:bCs/>
          <w:sz w:val="18"/>
          <w:szCs w:val="18"/>
        </w:rPr>
      </w:pPr>
      <w:r w:rsidRPr="002058A8">
        <w:rPr>
          <w:rFonts w:ascii="Verdana" w:eastAsia="Verdana" w:hAnsi="Verdana" w:cs="Verdana"/>
          <w:b/>
          <w:bCs/>
          <w:sz w:val="18"/>
          <w:szCs w:val="18"/>
        </w:rPr>
        <w:t>Technical Summary</w:t>
      </w:r>
    </w:p>
    <w:p w14:paraId="436F2310" w14:textId="77777777" w:rsidR="00F44CA6" w:rsidRPr="002058A8" w:rsidRDefault="00F44CA6" w:rsidP="008E1C0A">
      <w:pPr>
        <w:keepNext/>
        <w:spacing w:after="0" w:line="240" w:lineRule="auto"/>
        <w:jc w:val="both"/>
        <w:rPr>
          <w:rFonts w:ascii="Verdana" w:eastAsia="Verdana" w:hAnsi="Verdana" w:cs="Verdana"/>
          <w:sz w:val="18"/>
          <w:szCs w:val="18"/>
        </w:rPr>
      </w:pPr>
      <w:r w:rsidRPr="002058A8">
        <w:rPr>
          <w:rFonts w:ascii="Verdana" w:eastAsia="Verdana" w:hAnsi="Verdana" w:cs="Verdana"/>
          <w:sz w:val="18"/>
          <w:szCs w:val="18"/>
        </w:rPr>
        <w:t>Visualizations are generated using:</w:t>
      </w:r>
    </w:p>
    <w:p w14:paraId="19A10843" w14:textId="77777777" w:rsidR="00F44CA6" w:rsidRPr="002058A8" w:rsidRDefault="00F44CA6" w:rsidP="00F44CA6">
      <w:pPr>
        <w:numPr>
          <w:ilvl w:val="0"/>
          <w:numId w:val="46"/>
        </w:numPr>
        <w:spacing w:after="0" w:line="240" w:lineRule="auto"/>
        <w:jc w:val="both"/>
        <w:rPr>
          <w:rFonts w:ascii="Verdana" w:eastAsia="Verdana" w:hAnsi="Verdana" w:cs="Verdana"/>
          <w:sz w:val="18"/>
          <w:szCs w:val="18"/>
        </w:rPr>
      </w:pPr>
      <w:r w:rsidRPr="002058A8">
        <w:rPr>
          <w:rFonts w:ascii="Verdana" w:eastAsia="Verdana" w:hAnsi="Verdana" w:cs="Verdana"/>
          <w:sz w:val="18"/>
          <w:szCs w:val="18"/>
        </w:rPr>
        <w:t>matplotlib.pyplot for all static visualizations</w:t>
      </w:r>
    </w:p>
    <w:p w14:paraId="4F8BB54D" w14:textId="77777777" w:rsidR="00F44CA6" w:rsidRPr="002058A8" w:rsidRDefault="00F44CA6" w:rsidP="00F44CA6">
      <w:pPr>
        <w:numPr>
          <w:ilvl w:val="0"/>
          <w:numId w:val="46"/>
        </w:numPr>
        <w:spacing w:after="0" w:line="240" w:lineRule="auto"/>
        <w:jc w:val="both"/>
        <w:rPr>
          <w:rFonts w:ascii="Verdana" w:eastAsia="Verdana" w:hAnsi="Verdana" w:cs="Verdana"/>
          <w:sz w:val="18"/>
          <w:szCs w:val="18"/>
        </w:rPr>
      </w:pPr>
      <w:r w:rsidRPr="002058A8">
        <w:rPr>
          <w:rFonts w:ascii="Verdana" w:eastAsia="Verdana" w:hAnsi="Verdana" w:cs="Verdana"/>
          <w:sz w:val="18"/>
          <w:szCs w:val="18"/>
        </w:rPr>
        <w:t>numpy for all coordinate and cost computations</w:t>
      </w:r>
    </w:p>
    <w:p w14:paraId="3DB72483" w14:textId="476F87FB" w:rsidR="00F44CA6" w:rsidRPr="002058A8" w:rsidRDefault="0A9FA4BF" w:rsidP="00F44CA6">
      <w:pPr>
        <w:numPr>
          <w:ilvl w:val="0"/>
          <w:numId w:val="46"/>
        </w:numPr>
        <w:spacing w:after="0" w:line="240" w:lineRule="auto"/>
        <w:jc w:val="both"/>
        <w:rPr>
          <w:rFonts w:ascii="Verdana" w:eastAsia="Verdana" w:hAnsi="Verdana" w:cs="Verdana"/>
          <w:sz w:val="18"/>
          <w:szCs w:val="18"/>
        </w:rPr>
      </w:pPr>
      <w:r w:rsidRPr="002058A8">
        <w:rPr>
          <w:rFonts w:ascii="Verdana" w:eastAsia="Verdana" w:hAnsi="Verdana" w:cs="Verdana"/>
          <w:sz w:val="18"/>
          <w:szCs w:val="18"/>
        </w:rPr>
        <w:t>P</w:t>
      </w:r>
      <w:r w:rsidR="00F44CA6" w:rsidRPr="002058A8">
        <w:rPr>
          <w:rFonts w:ascii="Verdana" w:eastAsia="Verdana" w:hAnsi="Verdana" w:cs="Verdana"/>
          <w:sz w:val="18"/>
          <w:szCs w:val="18"/>
        </w:rPr>
        <w:t>lot functions stored in</w:t>
      </w:r>
      <w:r w:rsidR="51F00F16" w:rsidRPr="002058A8">
        <w:rPr>
          <w:rFonts w:ascii="Verdana" w:eastAsia="Verdana" w:hAnsi="Verdana" w:cs="Verdana"/>
          <w:sz w:val="18"/>
          <w:szCs w:val="18"/>
        </w:rPr>
        <w:t xml:space="preserve"> below</w:t>
      </w:r>
      <w:r w:rsidR="00F44CA6" w:rsidRPr="002058A8">
        <w:rPr>
          <w:rFonts w:ascii="Verdana" w:eastAsia="Verdana" w:hAnsi="Verdana" w:cs="Verdana"/>
          <w:sz w:val="18"/>
          <w:szCs w:val="18"/>
        </w:rPr>
        <w:t xml:space="preserve"> /src/</w:t>
      </w:r>
      <w:r w:rsidR="07A8AFF7" w:rsidRPr="002058A8">
        <w:rPr>
          <w:rFonts w:ascii="Verdana" w:eastAsia="Verdana" w:hAnsi="Verdana" w:cs="Verdana"/>
          <w:sz w:val="18"/>
          <w:szCs w:val="18"/>
        </w:rPr>
        <w:t>notebooks</w:t>
      </w:r>
      <w:r w:rsidR="00F44CA6" w:rsidRPr="002058A8">
        <w:rPr>
          <w:rFonts w:ascii="Verdana" w:eastAsia="Verdana" w:hAnsi="Verdana" w:cs="Verdana"/>
          <w:sz w:val="18"/>
          <w:szCs w:val="18"/>
        </w:rPr>
        <w:t>/</w:t>
      </w:r>
      <w:r w:rsidR="07E7586B" w:rsidRPr="002058A8">
        <w:rPr>
          <w:rFonts w:ascii="Verdana" w:eastAsia="Verdana" w:hAnsi="Verdana" w:cs="Verdana"/>
          <w:sz w:val="18"/>
          <w:szCs w:val="18"/>
        </w:rPr>
        <w:t xml:space="preserve"> (at the end of each notebook)</w:t>
      </w:r>
      <w:r w:rsidR="00F44CA6" w:rsidRPr="002058A8">
        <w:rPr>
          <w:rFonts w:ascii="Verdana" w:eastAsia="Verdana" w:hAnsi="Verdana" w:cs="Verdana"/>
          <w:sz w:val="18"/>
          <w:szCs w:val="18"/>
        </w:rPr>
        <w:t>:</w:t>
      </w:r>
    </w:p>
    <w:p w14:paraId="796B1D88" w14:textId="15D53062" w:rsidR="1AAABFB6" w:rsidRPr="004B71AE" w:rsidRDefault="1AAABFB6" w:rsidP="48D79F33">
      <w:pPr>
        <w:numPr>
          <w:ilvl w:val="1"/>
          <w:numId w:val="46"/>
        </w:numPr>
        <w:spacing w:after="0" w:line="240" w:lineRule="auto"/>
        <w:jc w:val="both"/>
        <w:rPr>
          <w:rFonts w:ascii="Verdana" w:eastAsia="Verdana" w:hAnsi="Verdana" w:cs="Verdana"/>
          <w:sz w:val="14"/>
          <w:szCs w:val="14"/>
        </w:rPr>
      </w:pPr>
      <w:r w:rsidRPr="004B71AE">
        <w:rPr>
          <w:rFonts w:ascii="Verdana" w:eastAsia="system-ui" w:hAnsi="Verdana" w:cs="system-ui"/>
          <w:color w:val="1F2328"/>
          <w:sz w:val="18"/>
          <w:szCs w:val="17"/>
        </w:rPr>
        <w:t>run_multi_target_sim.ipynb</w:t>
      </w:r>
    </w:p>
    <w:p w14:paraId="67B9DAC3" w14:textId="478C0BC0" w:rsidR="00F44CA6" w:rsidRPr="004B71AE" w:rsidRDefault="014D31B4" w:rsidP="00F44CA6">
      <w:pPr>
        <w:numPr>
          <w:ilvl w:val="1"/>
          <w:numId w:val="46"/>
        </w:numPr>
        <w:spacing w:after="0" w:line="240" w:lineRule="auto"/>
        <w:jc w:val="both"/>
        <w:rPr>
          <w:rFonts w:ascii="Verdana" w:eastAsia="Verdana" w:hAnsi="Verdana" w:cs="Verdana"/>
          <w:sz w:val="14"/>
          <w:szCs w:val="14"/>
        </w:rPr>
      </w:pPr>
      <w:r w:rsidRPr="004B71AE">
        <w:rPr>
          <w:rFonts w:ascii="Verdana" w:eastAsia="system-ui" w:hAnsi="Verdana" w:cs="system-ui"/>
          <w:color w:val="1F2328"/>
          <w:sz w:val="18"/>
          <w:szCs w:val="17"/>
        </w:rPr>
        <w:t>run_optimized_simulation.ipynb</w:t>
      </w:r>
    </w:p>
    <w:p w14:paraId="29C232DA" w14:textId="71E9DB9A" w:rsidR="00F44CA6" w:rsidRPr="004B71AE" w:rsidRDefault="014D31B4" w:rsidP="00F44CA6">
      <w:pPr>
        <w:numPr>
          <w:ilvl w:val="1"/>
          <w:numId w:val="46"/>
        </w:numPr>
        <w:spacing w:after="0" w:line="240" w:lineRule="auto"/>
        <w:jc w:val="both"/>
        <w:rPr>
          <w:rFonts w:ascii="Verdana" w:eastAsia="Verdana" w:hAnsi="Verdana" w:cs="Verdana"/>
          <w:sz w:val="14"/>
          <w:szCs w:val="14"/>
        </w:rPr>
      </w:pPr>
      <w:r w:rsidRPr="004B71AE">
        <w:rPr>
          <w:rFonts w:ascii="Verdana" w:eastAsia="system-ui" w:hAnsi="Verdana" w:cs="system-ui"/>
          <w:color w:val="1F2328"/>
          <w:sz w:val="18"/>
          <w:szCs w:val="17"/>
        </w:rPr>
        <w:t>linear_regression_predictor.ipynb</w:t>
      </w:r>
    </w:p>
    <w:p w14:paraId="14DEC08A" w14:textId="3DAF4F71" w:rsidR="00146D07" w:rsidRPr="004B71AE" w:rsidRDefault="0000707E" w:rsidP="00D44813">
      <w:pPr>
        <w:pStyle w:val="Heading1"/>
        <w:rPr>
          <w:rFonts w:ascii="Verdana" w:hAnsi="Verdana"/>
        </w:rPr>
      </w:pPr>
      <w:r w:rsidRPr="004B71AE">
        <w:rPr>
          <w:rFonts w:ascii="Verdana" w:hAnsi="Verdana"/>
        </w:rPr>
        <w:t>APPENDIX C: WORKLOAD ASSIGNMENT TABLE</w:t>
      </w:r>
      <w:r w:rsidR="00A1120A" w:rsidRPr="004B71AE">
        <w:rPr>
          <w:rFonts w:ascii="Verdana" w:hAnsi="Verdana"/>
        </w:rPr>
        <w:t>S</w:t>
      </w:r>
    </w:p>
    <w:p w14:paraId="7D850C28" w14:textId="77777777" w:rsidR="0000707E" w:rsidRPr="002058A8" w:rsidRDefault="0000707E" w:rsidP="0000707E">
      <w:pPr>
        <w:spacing w:after="0" w:line="240" w:lineRule="auto"/>
        <w:jc w:val="center"/>
        <w:rPr>
          <w:rFonts w:ascii="Verdana" w:eastAsia="Verdana" w:hAnsi="Verdana" w:cs="Verdana"/>
          <w:sz w:val="18"/>
          <w:szCs w:val="18"/>
        </w:rPr>
      </w:pPr>
    </w:p>
    <w:p w14:paraId="7F23E3E2" w14:textId="37483465" w:rsidR="0000707E" w:rsidRPr="002058A8" w:rsidRDefault="00084D22" w:rsidP="00084D22">
      <w:pPr>
        <w:jc w:val="both"/>
        <w:rPr>
          <w:rFonts w:ascii="Verdana" w:eastAsia="Verdana" w:hAnsi="Verdana" w:cs="Verdana"/>
          <w:sz w:val="14"/>
          <w:szCs w:val="14"/>
        </w:rPr>
      </w:pPr>
      <w:r w:rsidRPr="002058A8">
        <w:rPr>
          <w:rFonts w:ascii="Verdana" w:eastAsia="Verdana" w:hAnsi="Verdana" w:cs="Verdana"/>
          <w:sz w:val="14"/>
          <w:szCs w:val="14"/>
        </w:rPr>
        <w:t>The workload assignments below reflect our alignment with the DS623 Team Project Final Report and Final Presentation instructions. Per the course guidelines, the TP03 report requires original analytical writing, a literature review (four sources per student), and a detailed explanation of modeling methodology and results. Sumit serves as the Primary Lead for TP03, responsible for the full development of the written report, findings, and MVP improvements, while Verónica serves as Reviewer and Tester, ensuring accuracy and completeness based on the completed PoC. For TP04, Verónica leads the 15-minute presentation development, coordinating visualizations and content delivery, with Sumit contributing as Reviewer and Narrator. This structure ensures that all report and presentation deliverables meet course expectations for professional collaboration, writing quality, and data-driven analysis.</w:t>
      </w:r>
    </w:p>
    <w:p w14:paraId="5E3095DB" w14:textId="77777777" w:rsidR="00084D22" w:rsidRPr="002058A8" w:rsidRDefault="00084D22" w:rsidP="00733AC8">
      <w:pPr>
        <w:spacing w:after="0" w:line="240" w:lineRule="auto"/>
        <w:jc w:val="both"/>
        <w:rPr>
          <w:rFonts w:ascii="Verdana" w:eastAsia="Verdana" w:hAnsi="Verdana" w:cs="Verdana"/>
          <w:sz w:val="14"/>
          <w:szCs w:val="14"/>
        </w:rPr>
      </w:pPr>
    </w:p>
    <w:p w14:paraId="409CC6D2" w14:textId="59843783" w:rsidR="00084D22" w:rsidRPr="002058A8" w:rsidRDefault="00084D22" w:rsidP="00733AC8">
      <w:pPr>
        <w:spacing w:after="0" w:line="240" w:lineRule="auto"/>
        <w:jc w:val="both"/>
        <w:rPr>
          <w:rFonts w:ascii="Verdana" w:eastAsia="Verdana" w:hAnsi="Verdana" w:cs="Verdana"/>
          <w:b/>
          <w:bCs/>
          <w:sz w:val="14"/>
          <w:szCs w:val="14"/>
        </w:rPr>
      </w:pPr>
      <w:r w:rsidRPr="004B71AE">
        <w:rPr>
          <w:rFonts w:ascii="Verdana" w:hAnsi="Verdana"/>
          <w:b/>
          <w:bCs/>
        </w:rPr>
        <w:t>TP03 FINAL REPORT</w:t>
      </w:r>
    </w:p>
    <w:p w14:paraId="3161D535" w14:textId="31CD2680" w:rsidR="00330A77" w:rsidRPr="002058A8" w:rsidRDefault="00330A77" w:rsidP="0000707E">
      <w:pPr>
        <w:spacing w:after="0" w:line="240" w:lineRule="auto"/>
        <w:rPr>
          <w:rFonts w:ascii="Verdana" w:eastAsia="Verdana" w:hAnsi="Verdana" w:cs="Verdana"/>
          <w:b/>
          <w:bCs/>
          <w:sz w:val="14"/>
          <w:szCs w:val="14"/>
        </w:rPr>
      </w:pPr>
    </w:p>
    <w:tbl>
      <w:tblPr>
        <w:tblStyle w:val="ListTable1Light-Accent4"/>
        <w:tblW w:w="9376" w:type="dxa"/>
        <w:tblInd w:w="-108" w:type="dxa"/>
        <w:tblLook w:val="04A0" w:firstRow="1" w:lastRow="0" w:firstColumn="1" w:lastColumn="0" w:noHBand="0" w:noVBand="1"/>
      </w:tblPr>
      <w:tblGrid>
        <w:gridCol w:w="172"/>
        <w:gridCol w:w="4706"/>
        <w:gridCol w:w="172"/>
        <w:gridCol w:w="2068"/>
        <w:gridCol w:w="172"/>
        <w:gridCol w:w="1820"/>
        <w:gridCol w:w="266"/>
      </w:tblGrid>
      <w:tr w:rsidR="00A1120A" w:rsidRPr="002058A8" w14:paraId="61837F1B" w14:textId="77777777" w:rsidTr="48D79F33">
        <w:trPr>
          <w:gridBefore w:val="1"/>
          <w:gridAfter w:val="1"/>
          <w:cnfStyle w:val="100000000000" w:firstRow="1" w:lastRow="0" w:firstColumn="0" w:lastColumn="0" w:oddVBand="0" w:evenVBand="0" w:oddHBand="0" w:evenHBand="0" w:firstRowFirstColumn="0" w:firstRowLastColumn="0" w:lastRowFirstColumn="0" w:lastRowLastColumn="0"/>
          <w:wBefore w:w="172" w:type="dxa"/>
          <w:wAfter w:w="266" w:type="dxa"/>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vAlign w:val="bottom"/>
            <w:hideMark/>
          </w:tcPr>
          <w:p w14:paraId="0815EFD7" w14:textId="7F4C1735" w:rsidR="00A1120A" w:rsidRPr="002058A8" w:rsidRDefault="00A1120A" w:rsidP="00A1120A">
            <w:pPr>
              <w:rPr>
                <w:rFonts w:ascii="Verdana" w:eastAsia="Times New Roman" w:hAnsi="Verdana" w:cs="Calibri"/>
                <w:color w:val="000000" w:themeColor="text1"/>
                <w:kern w:val="0"/>
                <w:sz w:val="20"/>
                <w:szCs w:val="20"/>
                <w14:ligatures w14:val="none"/>
              </w:rPr>
            </w:pPr>
            <w:r w:rsidRPr="004B71AE">
              <w:rPr>
                <w:rFonts w:ascii="Verdana" w:hAnsi="Verdana"/>
              </w:rPr>
              <w:t>Section / Task</w:t>
            </w:r>
          </w:p>
        </w:tc>
        <w:tc>
          <w:tcPr>
            <w:tcW w:w="2068" w:type="dxa"/>
            <w:noWrap/>
            <w:vAlign w:val="bottom"/>
            <w:hideMark/>
          </w:tcPr>
          <w:p w14:paraId="00AECF8E" w14:textId="02476E5A" w:rsidR="00A1120A" w:rsidRPr="002058A8" w:rsidRDefault="00A1120A" w:rsidP="00A1120A">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b w:val="0"/>
                <w:bCs w:val="0"/>
                <w:color w:val="000000" w:themeColor="text1"/>
                <w:kern w:val="0"/>
                <w:sz w:val="20"/>
                <w:szCs w:val="20"/>
                <w14:ligatures w14:val="none"/>
              </w:rPr>
            </w:pPr>
            <w:r w:rsidRPr="004B71AE">
              <w:rPr>
                <w:rFonts w:ascii="Verdana" w:hAnsi="Verdana"/>
              </w:rPr>
              <w:t>Primary / Lead</w:t>
            </w:r>
          </w:p>
        </w:tc>
        <w:tc>
          <w:tcPr>
            <w:tcW w:w="1992" w:type="dxa"/>
            <w:gridSpan w:val="2"/>
            <w:noWrap/>
            <w:vAlign w:val="bottom"/>
            <w:hideMark/>
          </w:tcPr>
          <w:p w14:paraId="4D5D3208" w14:textId="22CA3BE2" w:rsidR="00A1120A" w:rsidRPr="002058A8" w:rsidRDefault="00084D22" w:rsidP="00A1120A">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b w:val="0"/>
                <w:bCs w:val="0"/>
                <w:color w:val="000000" w:themeColor="text1"/>
                <w:kern w:val="0"/>
                <w:sz w:val="20"/>
                <w:szCs w:val="20"/>
                <w14:ligatures w14:val="none"/>
              </w:rPr>
            </w:pPr>
            <w:r w:rsidRPr="004B71AE">
              <w:rPr>
                <w:rFonts w:ascii="Verdana" w:hAnsi="Verdana"/>
              </w:rPr>
              <w:t>Reviewer / Tester</w:t>
            </w:r>
          </w:p>
        </w:tc>
      </w:tr>
      <w:tr w:rsidR="00A1120A" w:rsidRPr="002058A8" w14:paraId="42B4A767" w14:textId="77777777" w:rsidTr="48D79F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0CB008E0" w14:textId="0F6ED882" w:rsidR="00A1120A" w:rsidRPr="004B71AE" w:rsidRDefault="51299D68" w:rsidP="48D79F33">
            <w:pPr>
              <w:rPr>
                <w:rFonts w:ascii="Verdana" w:hAnsi="Verdana"/>
              </w:rPr>
            </w:pPr>
            <w:r w:rsidRPr="004B71AE">
              <w:rPr>
                <w:rFonts w:ascii="Verdana" w:hAnsi="Verdana"/>
              </w:rPr>
              <w:t xml:space="preserve">Multi-target </w:t>
            </w:r>
            <w:r w:rsidR="43CED198" w:rsidRPr="004B71AE">
              <w:rPr>
                <w:rFonts w:ascii="Verdana" w:hAnsi="Verdana"/>
              </w:rPr>
              <w:t>S</w:t>
            </w:r>
            <w:r w:rsidRPr="004B71AE">
              <w:rPr>
                <w:rFonts w:ascii="Verdana" w:hAnsi="Verdana"/>
              </w:rPr>
              <w:t>imulation</w:t>
            </w:r>
          </w:p>
        </w:tc>
        <w:tc>
          <w:tcPr>
            <w:tcW w:w="2412" w:type="dxa"/>
            <w:gridSpan w:val="3"/>
            <w:noWrap/>
            <w:hideMark/>
          </w:tcPr>
          <w:p w14:paraId="3F1B22E2" w14:textId="6BB6D564"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kern w:val="0"/>
                <w:sz w:val="20"/>
                <w:szCs w:val="20"/>
                <w14:ligatures w14:val="none"/>
              </w:rPr>
            </w:pPr>
            <w:r w:rsidRPr="004B71AE">
              <w:rPr>
                <w:rFonts w:ascii="Verdana" w:hAnsi="Verdana"/>
              </w:rPr>
              <w:t>Sumit</w:t>
            </w:r>
          </w:p>
        </w:tc>
        <w:tc>
          <w:tcPr>
            <w:tcW w:w="2086" w:type="dxa"/>
            <w:gridSpan w:val="2"/>
            <w:noWrap/>
            <w:hideMark/>
          </w:tcPr>
          <w:p w14:paraId="0F160774" w14:textId="13D583EA"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kern w:val="0"/>
                <w:sz w:val="20"/>
                <w:szCs w:val="20"/>
                <w14:ligatures w14:val="none"/>
              </w:rPr>
            </w:pPr>
            <w:r w:rsidRPr="004B71AE">
              <w:rPr>
                <w:rFonts w:ascii="Verdana" w:hAnsi="Verdana"/>
              </w:rPr>
              <w:t>Verónica</w:t>
            </w:r>
          </w:p>
        </w:tc>
      </w:tr>
      <w:tr w:rsidR="48D79F33" w:rsidRPr="002058A8" w14:paraId="7CBD3796" w14:textId="77777777" w:rsidTr="48D79F33">
        <w:trPr>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5CE36294" w14:textId="35A680E1" w:rsidR="1B64F1A9" w:rsidRPr="004B71AE" w:rsidRDefault="1B64F1A9" w:rsidP="48D79F33">
            <w:pPr>
              <w:rPr>
                <w:rFonts w:ascii="Verdana" w:hAnsi="Verdana"/>
              </w:rPr>
            </w:pPr>
            <w:r w:rsidRPr="004B71AE">
              <w:rPr>
                <w:rFonts w:ascii="Verdana" w:hAnsi="Verdana"/>
              </w:rPr>
              <w:t xml:space="preserve">Simple </w:t>
            </w:r>
            <w:r w:rsidR="039EBECE" w:rsidRPr="004B71AE">
              <w:rPr>
                <w:rFonts w:ascii="Verdana" w:hAnsi="Verdana"/>
              </w:rPr>
              <w:t>Linear Regression Predication Model</w:t>
            </w:r>
          </w:p>
        </w:tc>
        <w:tc>
          <w:tcPr>
            <w:tcW w:w="2412" w:type="dxa"/>
            <w:gridSpan w:val="3"/>
            <w:noWrap/>
            <w:hideMark/>
          </w:tcPr>
          <w:p w14:paraId="1F2CB1E8" w14:textId="26F79249" w:rsidR="039EBECE" w:rsidRPr="004B71AE" w:rsidRDefault="039EBECE" w:rsidP="48D79F33">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06E5E00B" w14:textId="254F3FAB" w:rsidR="3B9D9D8A" w:rsidRPr="002058A8" w:rsidRDefault="3B9D9D8A" w:rsidP="48D79F33">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589964CF" w14:textId="77777777" w:rsidTr="48D79F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75E5E362" w14:textId="45EEFC41" w:rsidR="039EBECE" w:rsidRPr="004B71AE" w:rsidRDefault="039EBECE" w:rsidP="48D79F33">
            <w:pPr>
              <w:rPr>
                <w:rFonts w:ascii="Verdana" w:hAnsi="Verdana"/>
              </w:rPr>
            </w:pPr>
            <w:r w:rsidRPr="004B71AE">
              <w:rPr>
                <w:rFonts w:ascii="Verdana" w:hAnsi="Verdana"/>
              </w:rPr>
              <w:t>Multivariate Linear Regression Prediction Model</w:t>
            </w:r>
          </w:p>
        </w:tc>
        <w:tc>
          <w:tcPr>
            <w:tcW w:w="2412" w:type="dxa"/>
            <w:gridSpan w:val="3"/>
            <w:noWrap/>
            <w:hideMark/>
          </w:tcPr>
          <w:p w14:paraId="6342647A" w14:textId="79B9CE67" w:rsidR="386C517A" w:rsidRPr="004B71AE" w:rsidRDefault="386C517A" w:rsidP="48D79F33">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273F20EF" w14:textId="56771DA6" w:rsidR="2BACAADB" w:rsidRPr="002058A8" w:rsidRDefault="2BACAADB" w:rsidP="48D79F33">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7D2B7BEB" w14:textId="77777777" w:rsidTr="48D79F33">
        <w:trPr>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39DE69E2" w14:textId="52CC1E32" w:rsidR="386C517A" w:rsidRPr="004B71AE" w:rsidRDefault="386C517A" w:rsidP="48D79F33">
            <w:pPr>
              <w:rPr>
                <w:rFonts w:ascii="Verdana" w:hAnsi="Verdana"/>
              </w:rPr>
            </w:pPr>
            <w:r w:rsidRPr="004B71AE">
              <w:rPr>
                <w:rFonts w:ascii="Verdana" w:hAnsi="Verdana"/>
              </w:rPr>
              <w:t>Learning Rate Decay Optimization</w:t>
            </w:r>
          </w:p>
        </w:tc>
        <w:tc>
          <w:tcPr>
            <w:tcW w:w="2412" w:type="dxa"/>
            <w:gridSpan w:val="3"/>
            <w:noWrap/>
            <w:hideMark/>
          </w:tcPr>
          <w:p w14:paraId="76503032" w14:textId="48FF3CA9" w:rsidR="386C517A" w:rsidRPr="004B71AE" w:rsidRDefault="386C517A" w:rsidP="48D79F33">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78E33CA8" w14:textId="499128E5" w:rsidR="1BC719EA" w:rsidRPr="002058A8" w:rsidRDefault="1BC719EA" w:rsidP="48D79F33">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0A97EE7D" w14:textId="77777777" w:rsidTr="48D79F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61782372" w14:textId="320A3319" w:rsidR="386C517A" w:rsidRPr="004B71AE" w:rsidRDefault="386C517A" w:rsidP="48D79F33">
            <w:pPr>
              <w:rPr>
                <w:rFonts w:ascii="Verdana" w:hAnsi="Verdana"/>
              </w:rPr>
            </w:pPr>
            <w:r w:rsidRPr="004B71AE">
              <w:rPr>
                <w:rFonts w:ascii="Verdana" w:hAnsi="Verdana"/>
              </w:rPr>
              <w:t>Penalty Term Exploration (λ) Optimization</w:t>
            </w:r>
          </w:p>
        </w:tc>
        <w:tc>
          <w:tcPr>
            <w:tcW w:w="2412" w:type="dxa"/>
            <w:gridSpan w:val="3"/>
            <w:noWrap/>
            <w:hideMark/>
          </w:tcPr>
          <w:p w14:paraId="4042F38A" w14:textId="147CCC31" w:rsidR="386C517A" w:rsidRPr="004B71AE" w:rsidRDefault="386C517A" w:rsidP="48D79F33">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361DC0A2" w14:textId="665380F0" w:rsidR="48847A48" w:rsidRPr="002058A8" w:rsidRDefault="48847A48" w:rsidP="48D79F33">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31F0C2F1" w14:textId="77777777" w:rsidTr="48D79F33">
        <w:trPr>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2000F553" w14:textId="28826D39" w:rsidR="386C517A" w:rsidRPr="004B71AE" w:rsidRDefault="386C517A" w:rsidP="48D79F33">
            <w:pPr>
              <w:rPr>
                <w:rFonts w:ascii="Verdana" w:hAnsi="Verdana"/>
              </w:rPr>
            </w:pPr>
            <w:r w:rsidRPr="004B71AE">
              <w:rPr>
                <w:rFonts w:ascii="Verdana" w:hAnsi="Verdana"/>
              </w:rPr>
              <w:t>Convergence Threshold Optimization</w:t>
            </w:r>
          </w:p>
        </w:tc>
        <w:tc>
          <w:tcPr>
            <w:tcW w:w="2412" w:type="dxa"/>
            <w:gridSpan w:val="3"/>
            <w:noWrap/>
            <w:hideMark/>
          </w:tcPr>
          <w:p w14:paraId="39BE8D11" w14:textId="05972EBB" w:rsidR="386C517A" w:rsidRPr="004B71AE" w:rsidRDefault="386C517A" w:rsidP="48D79F33">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7CB84639" w14:textId="76298BF2" w:rsidR="1E6DB2D2" w:rsidRPr="002058A8" w:rsidRDefault="1E6DB2D2" w:rsidP="48D79F33">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1C7EE375" w14:textId="77777777" w:rsidTr="48D79F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00B3A1AD" w14:textId="096962AC" w:rsidR="386C517A" w:rsidRPr="004B71AE" w:rsidRDefault="386C517A" w:rsidP="48D79F33">
            <w:pPr>
              <w:rPr>
                <w:rFonts w:ascii="Verdana" w:hAnsi="Verdana"/>
              </w:rPr>
            </w:pPr>
            <w:r w:rsidRPr="004B71AE">
              <w:rPr>
                <w:rFonts w:ascii="Verdana" w:hAnsi="Verdana"/>
              </w:rPr>
              <w:t>Angle Change Penalty Optimization</w:t>
            </w:r>
          </w:p>
        </w:tc>
        <w:tc>
          <w:tcPr>
            <w:tcW w:w="2412" w:type="dxa"/>
            <w:gridSpan w:val="3"/>
            <w:noWrap/>
            <w:hideMark/>
          </w:tcPr>
          <w:p w14:paraId="718EE98E" w14:textId="26AB6897" w:rsidR="386C517A" w:rsidRPr="004B71AE" w:rsidRDefault="386C517A" w:rsidP="48D79F33">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4E38F0A5" w14:textId="6B275218" w:rsidR="1CFC2224" w:rsidRPr="002058A8" w:rsidRDefault="1CFC2224" w:rsidP="48D79F33">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48D79F33" w:rsidRPr="002058A8" w14:paraId="173A7F7E" w14:textId="77777777" w:rsidTr="48D79F33">
        <w:trPr>
          <w:trHeight w:val="300"/>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02E677E1" w14:textId="404261BD" w:rsidR="48D79F33" w:rsidRPr="002058A8" w:rsidRDefault="48D79F33" w:rsidP="48D79F33">
            <w:pPr>
              <w:rPr>
                <w:rFonts w:ascii="Verdana" w:eastAsia="Times New Roman" w:hAnsi="Verdana" w:cs="Calibri"/>
                <w:color w:val="FFFFFF" w:themeColor="background1"/>
                <w:sz w:val="20"/>
                <w:szCs w:val="20"/>
              </w:rPr>
            </w:pPr>
            <w:r w:rsidRPr="004B71AE">
              <w:rPr>
                <w:rFonts w:ascii="Verdana" w:hAnsi="Verdana"/>
              </w:rPr>
              <w:t>Final Abstract</w:t>
            </w:r>
          </w:p>
        </w:tc>
        <w:tc>
          <w:tcPr>
            <w:tcW w:w="2412" w:type="dxa"/>
            <w:gridSpan w:val="3"/>
            <w:noWrap/>
            <w:hideMark/>
          </w:tcPr>
          <w:p w14:paraId="59EA117B" w14:textId="17E6681A" w:rsidR="079050A6" w:rsidRPr="004B71AE" w:rsidRDefault="079050A6" w:rsidP="48D79F33">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4B71AE">
              <w:rPr>
                <w:rFonts w:ascii="Verdana" w:hAnsi="Verdana"/>
              </w:rPr>
              <w:t>Sumit</w:t>
            </w:r>
          </w:p>
        </w:tc>
        <w:tc>
          <w:tcPr>
            <w:tcW w:w="2086" w:type="dxa"/>
            <w:gridSpan w:val="2"/>
            <w:noWrap/>
            <w:hideMark/>
          </w:tcPr>
          <w:p w14:paraId="797010DC" w14:textId="24A02E61" w:rsidR="079050A6" w:rsidRPr="002058A8" w:rsidRDefault="079050A6" w:rsidP="48D79F33">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color w:val="FFFFFF" w:themeColor="background1"/>
                <w:sz w:val="20"/>
                <w:szCs w:val="20"/>
              </w:rPr>
            </w:pPr>
            <w:r w:rsidRPr="004B71AE">
              <w:rPr>
                <w:rFonts w:ascii="Verdana" w:hAnsi="Verdana"/>
              </w:rPr>
              <w:t>Verónica</w:t>
            </w:r>
          </w:p>
        </w:tc>
      </w:tr>
      <w:tr w:rsidR="00A1120A" w:rsidRPr="002058A8" w14:paraId="24C28583" w14:textId="77777777" w:rsidTr="48D79F3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278700EC" w14:textId="0775ECFC"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lastRenderedPageBreak/>
              <w:t>Final Introduction</w:t>
            </w:r>
          </w:p>
        </w:tc>
        <w:tc>
          <w:tcPr>
            <w:tcW w:w="2412" w:type="dxa"/>
            <w:gridSpan w:val="3"/>
            <w:noWrap/>
            <w:hideMark/>
          </w:tcPr>
          <w:p w14:paraId="54D8F637" w14:textId="521138CB"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226A8329" w14:textId="5462205A"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05A698A3" w14:textId="77777777" w:rsidTr="48D79F33">
        <w:trPr>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5588A611" w14:textId="6F7233D1"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Final Literature Review</w:t>
            </w:r>
          </w:p>
        </w:tc>
        <w:tc>
          <w:tcPr>
            <w:tcW w:w="2412" w:type="dxa"/>
            <w:gridSpan w:val="3"/>
            <w:noWrap/>
            <w:hideMark/>
          </w:tcPr>
          <w:p w14:paraId="1C687D39" w14:textId="0B3AD862"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6F98C201" w14:textId="6F3821BF"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4C5BEC9B" w14:textId="77777777" w:rsidTr="48D79F3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633A601B" w14:textId="065FC03B"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Final Methodology</w:t>
            </w:r>
          </w:p>
        </w:tc>
        <w:tc>
          <w:tcPr>
            <w:tcW w:w="2412" w:type="dxa"/>
            <w:gridSpan w:val="3"/>
            <w:noWrap/>
            <w:hideMark/>
          </w:tcPr>
          <w:p w14:paraId="1868D006" w14:textId="225E4EBC"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08014323" w14:textId="58097B3D"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24013A8C" w14:textId="77777777" w:rsidTr="48D79F33">
        <w:trPr>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7D90D0D2" w14:textId="1B1E1DBE"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Findings / Results</w:t>
            </w:r>
          </w:p>
        </w:tc>
        <w:tc>
          <w:tcPr>
            <w:tcW w:w="2412" w:type="dxa"/>
            <w:gridSpan w:val="3"/>
            <w:noWrap/>
            <w:hideMark/>
          </w:tcPr>
          <w:p w14:paraId="4107C1CD" w14:textId="6D67BF16"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61A2AE09" w14:textId="5AF68087"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0C31AD11" w14:textId="77777777" w:rsidTr="48D79F3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5E2FD4B7" w14:textId="48FE7F36"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Future Work</w:t>
            </w:r>
          </w:p>
        </w:tc>
        <w:tc>
          <w:tcPr>
            <w:tcW w:w="2412" w:type="dxa"/>
            <w:gridSpan w:val="3"/>
            <w:noWrap/>
            <w:hideMark/>
          </w:tcPr>
          <w:p w14:paraId="634C90A8" w14:textId="666310EF"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0B566483" w14:textId="2D178CE1"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6F35EDDF" w14:textId="77777777" w:rsidTr="48D79F33">
        <w:trPr>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68C92ADB" w14:textId="1E0B9661"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Conclusion</w:t>
            </w:r>
          </w:p>
        </w:tc>
        <w:tc>
          <w:tcPr>
            <w:tcW w:w="2412" w:type="dxa"/>
            <w:gridSpan w:val="3"/>
            <w:noWrap/>
            <w:hideMark/>
          </w:tcPr>
          <w:p w14:paraId="675BB66D" w14:textId="3D94C4E8"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44725022" w14:textId="746582AF"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61BC5F5E" w14:textId="77777777" w:rsidTr="48D79F3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02F3862B" w14:textId="1DB2C949"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Final References</w:t>
            </w:r>
          </w:p>
        </w:tc>
        <w:tc>
          <w:tcPr>
            <w:tcW w:w="2412" w:type="dxa"/>
            <w:gridSpan w:val="3"/>
            <w:noWrap/>
            <w:hideMark/>
          </w:tcPr>
          <w:p w14:paraId="5AD69816" w14:textId="6EE0BFC5"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75956ED6" w14:textId="45DC3F00"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5DCE7AD7" w14:textId="77777777" w:rsidTr="48D79F33">
        <w:trPr>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12A376AA" w14:textId="55E1D4E0"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Final Development/Modeling (MVP)</w:t>
            </w:r>
          </w:p>
        </w:tc>
        <w:tc>
          <w:tcPr>
            <w:tcW w:w="2412" w:type="dxa"/>
            <w:gridSpan w:val="3"/>
            <w:noWrap/>
            <w:hideMark/>
          </w:tcPr>
          <w:p w14:paraId="7D03AF5F" w14:textId="1BCDC10B"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116BC5C0" w14:textId="506E99C2"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38624B10" w14:textId="77777777" w:rsidTr="48D79F3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hideMark/>
          </w:tcPr>
          <w:p w14:paraId="554B6B23" w14:textId="56F58CE6" w:rsidR="00A1120A" w:rsidRPr="002058A8" w:rsidRDefault="00A1120A" w:rsidP="00A1120A">
            <w:pPr>
              <w:rPr>
                <w:rFonts w:ascii="Verdana" w:eastAsia="Times New Roman" w:hAnsi="Verdana" w:cs="Calibri"/>
                <w:color w:val="000000"/>
                <w:kern w:val="0"/>
                <w:sz w:val="20"/>
                <w:szCs w:val="20"/>
                <w14:ligatures w14:val="none"/>
              </w:rPr>
            </w:pPr>
            <w:r w:rsidRPr="004B71AE">
              <w:rPr>
                <w:rFonts w:ascii="Verdana" w:hAnsi="Verdana"/>
              </w:rPr>
              <w:t>Final Cloud Configuration (if applicable)</w:t>
            </w:r>
          </w:p>
        </w:tc>
        <w:tc>
          <w:tcPr>
            <w:tcW w:w="2412" w:type="dxa"/>
            <w:gridSpan w:val="3"/>
            <w:noWrap/>
            <w:hideMark/>
          </w:tcPr>
          <w:p w14:paraId="1CC56563" w14:textId="754E25E3"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kern w:val="0"/>
                <w:sz w:val="16"/>
                <w:szCs w:val="16"/>
                <w14:ligatures w14:val="none"/>
              </w:rPr>
            </w:pPr>
            <w:r w:rsidRPr="004B71AE">
              <w:rPr>
                <w:rFonts w:ascii="Verdana" w:hAnsi="Verdana"/>
              </w:rPr>
              <w:t>Sumit</w:t>
            </w:r>
          </w:p>
        </w:tc>
        <w:tc>
          <w:tcPr>
            <w:tcW w:w="2086" w:type="dxa"/>
            <w:gridSpan w:val="2"/>
            <w:noWrap/>
            <w:hideMark/>
          </w:tcPr>
          <w:p w14:paraId="5BCF52CA" w14:textId="5A3D2CF0"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kern w:val="0"/>
                <w:sz w:val="20"/>
                <w:szCs w:val="20"/>
                <w14:ligatures w14:val="none"/>
              </w:rPr>
            </w:pPr>
            <w:r w:rsidRPr="004B71AE">
              <w:rPr>
                <w:rFonts w:ascii="Verdana" w:hAnsi="Verdana"/>
              </w:rPr>
              <w:t>Verónica</w:t>
            </w:r>
          </w:p>
        </w:tc>
      </w:tr>
      <w:tr w:rsidR="00A1120A" w:rsidRPr="002058A8" w14:paraId="6A7B8FAE" w14:textId="77777777" w:rsidTr="48D79F33">
        <w:trPr>
          <w:trHeight w:val="315"/>
        </w:trPr>
        <w:tc>
          <w:tcPr>
            <w:cnfStyle w:val="001000000000" w:firstRow="0" w:lastRow="0" w:firstColumn="1" w:lastColumn="0" w:oddVBand="0" w:evenVBand="0" w:oddHBand="0" w:evenHBand="0" w:firstRowFirstColumn="0" w:firstRowLastColumn="0" w:lastRowFirstColumn="0" w:lastRowLastColumn="0"/>
            <w:tcW w:w="4878" w:type="dxa"/>
            <w:gridSpan w:val="2"/>
            <w:noWrap/>
          </w:tcPr>
          <w:p w14:paraId="5850F0F0" w14:textId="77777777" w:rsidR="00A1120A" w:rsidRPr="004B71AE" w:rsidRDefault="00A1120A" w:rsidP="00A1120A">
            <w:pPr>
              <w:rPr>
                <w:rFonts w:ascii="Verdana" w:hAnsi="Verdana"/>
              </w:rPr>
            </w:pPr>
          </w:p>
        </w:tc>
        <w:tc>
          <w:tcPr>
            <w:tcW w:w="2412" w:type="dxa"/>
            <w:gridSpan w:val="3"/>
            <w:noWrap/>
          </w:tcPr>
          <w:p w14:paraId="34380021" w14:textId="1B7FD608" w:rsidR="00A1120A" w:rsidRPr="004B71AE"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hAnsi="Verdana"/>
                <w:b/>
                <w:bCs/>
              </w:rPr>
            </w:pPr>
            <w:r w:rsidRPr="004B71AE">
              <w:rPr>
                <w:rFonts w:ascii="Verdana" w:hAnsi="Verdana"/>
                <w:b/>
                <w:bCs/>
              </w:rPr>
              <w:t>1</w:t>
            </w:r>
            <w:r w:rsidR="6A3E0831" w:rsidRPr="004B71AE">
              <w:rPr>
                <w:rFonts w:ascii="Verdana" w:hAnsi="Verdana"/>
                <w:b/>
                <w:bCs/>
              </w:rPr>
              <w:t>7</w:t>
            </w:r>
          </w:p>
        </w:tc>
        <w:tc>
          <w:tcPr>
            <w:tcW w:w="2086" w:type="dxa"/>
            <w:gridSpan w:val="2"/>
            <w:noWrap/>
          </w:tcPr>
          <w:p w14:paraId="6369BCC4" w14:textId="77777777" w:rsidR="00A1120A" w:rsidRPr="004B71AE"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14:paraId="40B6D9BB" w14:textId="77777777" w:rsidR="00A1120A" w:rsidRPr="002058A8" w:rsidRDefault="00A1120A">
      <w:pPr>
        <w:rPr>
          <w:rFonts w:ascii="Verdana" w:hAnsi="Verdana"/>
          <w:sz w:val="18"/>
          <w:szCs w:val="18"/>
        </w:rPr>
      </w:pPr>
    </w:p>
    <w:p w14:paraId="66D725E9" w14:textId="540DEA6D" w:rsidR="009959B6" w:rsidRPr="002058A8" w:rsidRDefault="00084D22">
      <w:pPr>
        <w:rPr>
          <w:rFonts w:ascii="Verdana" w:hAnsi="Verdana"/>
          <w:b/>
          <w:bCs/>
          <w:sz w:val="18"/>
          <w:szCs w:val="18"/>
        </w:rPr>
      </w:pPr>
      <w:r w:rsidRPr="004B71AE">
        <w:rPr>
          <w:rFonts w:ascii="Verdana" w:hAnsi="Verdana"/>
          <w:b/>
          <w:bCs/>
        </w:rPr>
        <w:t>TP04 PRESENTATION</w:t>
      </w:r>
    </w:p>
    <w:tbl>
      <w:tblPr>
        <w:tblStyle w:val="ListTable1Light-Accent4"/>
        <w:tblW w:w="9270" w:type="dxa"/>
        <w:tblLook w:val="04A0" w:firstRow="1" w:lastRow="0" w:firstColumn="1" w:lastColumn="0" w:noHBand="0" w:noVBand="1"/>
      </w:tblPr>
      <w:tblGrid>
        <w:gridCol w:w="5580"/>
        <w:gridCol w:w="1620"/>
        <w:gridCol w:w="2070"/>
      </w:tblGrid>
      <w:tr w:rsidR="00A1120A" w:rsidRPr="002058A8" w14:paraId="5F9FD43B" w14:textId="77777777" w:rsidTr="004B71A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0" w:type="dxa"/>
            <w:noWrap/>
          </w:tcPr>
          <w:p w14:paraId="3F01EB26" w14:textId="6070DF77" w:rsidR="00A1120A" w:rsidRPr="002058A8" w:rsidRDefault="00A1120A" w:rsidP="00A1120A">
            <w:pPr>
              <w:rPr>
                <w:rFonts w:ascii="Verdana" w:eastAsia="Times New Roman" w:hAnsi="Verdana" w:cs="Calibri"/>
                <w:color w:val="000000" w:themeColor="text1"/>
                <w:kern w:val="0"/>
                <w:sz w:val="20"/>
                <w:szCs w:val="20"/>
                <w14:ligatures w14:val="none"/>
              </w:rPr>
            </w:pPr>
            <w:r w:rsidRPr="004B71AE">
              <w:rPr>
                <w:rFonts w:ascii="Verdana" w:hAnsi="Verdana"/>
              </w:rPr>
              <w:t>Slide / Task</w:t>
            </w:r>
          </w:p>
        </w:tc>
        <w:tc>
          <w:tcPr>
            <w:tcW w:w="1620" w:type="dxa"/>
            <w:noWrap/>
            <w:vAlign w:val="bottom"/>
          </w:tcPr>
          <w:p w14:paraId="68343CBE" w14:textId="7061789A" w:rsidR="00A1120A" w:rsidRPr="002058A8" w:rsidRDefault="00A1120A" w:rsidP="00A1120A">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color w:val="000000" w:themeColor="text1"/>
                <w:kern w:val="0"/>
                <w:sz w:val="20"/>
                <w:szCs w:val="20"/>
                <w14:ligatures w14:val="none"/>
              </w:rPr>
            </w:pPr>
            <w:r w:rsidRPr="004B71AE">
              <w:rPr>
                <w:rFonts w:ascii="Verdana" w:hAnsi="Verdana"/>
              </w:rPr>
              <w:t>Primary</w:t>
            </w:r>
            <w:r w:rsidR="00084D22" w:rsidRPr="004B71AE">
              <w:rPr>
                <w:rFonts w:ascii="Verdana" w:hAnsi="Verdana"/>
              </w:rPr>
              <w:t xml:space="preserve"> / Lead</w:t>
            </w:r>
          </w:p>
        </w:tc>
        <w:tc>
          <w:tcPr>
            <w:tcW w:w="2070" w:type="dxa"/>
            <w:noWrap/>
            <w:vAlign w:val="bottom"/>
          </w:tcPr>
          <w:p w14:paraId="370B3438" w14:textId="5D6C905C" w:rsidR="00A1120A" w:rsidRPr="002058A8" w:rsidRDefault="00084D22" w:rsidP="00A1120A">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color w:val="000000" w:themeColor="text1"/>
                <w:kern w:val="0"/>
                <w:sz w:val="20"/>
                <w:szCs w:val="20"/>
                <w14:ligatures w14:val="none"/>
              </w:rPr>
            </w:pPr>
            <w:r w:rsidRPr="004B71AE">
              <w:rPr>
                <w:rFonts w:ascii="Verdana" w:hAnsi="Verdana"/>
              </w:rPr>
              <w:t>Reviewer / Narrator</w:t>
            </w:r>
          </w:p>
        </w:tc>
      </w:tr>
      <w:tr w:rsidR="00A1120A" w:rsidRPr="002058A8" w14:paraId="4CEF23B8"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hideMark/>
          </w:tcPr>
          <w:p w14:paraId="3210EBC7" w14:textId="0120E97A"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Goal &amp; Purpose</w:t>
            </w:r>
          </w:p>
        </w:tc>
        <w:tc>
          <w:tcPr>
            <w:tcW w:w="1620" w:type="dxa"/>
            <w:noWrap/>
            <w:hideMark/>
          </w:tcPr>
          <w:p w14:paraId="6EBCE1B9" w14:textId="168D0CA3"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themeColor="background1"/>
                <w:kern w:val="0"/>
                <w:sz w:val="20"/>
                <w:szCs w:val="20"/>
                <w14:ligatures w14:val="none"/>
              </w:rPr>
            </w:pPr>
            <w:r w:rsidRPr="004B71AE">
              <w:rPr>
                <w:rFonts w:ascii="Verdana" w:hAnsi="Verdana"/>
              </w:rPr>
              <w:t>Verónica</w:t>
            </w:r>
          </w:p>
        </w:tc>
        <w:tc>
          <w:tcPr>
            <w:tcW w:w="2070" w:type="dxa"/>
            <w:noWrap/>
            <w:hideMark/>
          </w:tcPr>
          <w:p w14:paraId="5F2C6373" w14:textId="4554A018"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FFFFFF" w:themeColor="background1"/>
                <w:kern w:val="0"/>
                <w:sz w:val="20"/>
                <w:szCs w:val="20"/>
                <w14:ligatures w14:val="none"/>
              </w:rPr>
            </w:pPr>
            <w:r w:rsidRPr="004B71AE">
              <w:rPr>
                <w:rFonts w:ascii="Verdana" w:hAnsi="Verdana"/>
              </w:rPr>
              <w:t>Sumit</w:t>
            </w:r>
          </w:p>
        </w:tc>
      </w:tr>
      <w:tr w:rsidR="00A1120A" w:rsidRPr="002058A8" w14:paraId="1FE7CF89"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7B8C3EE3" w14:textId="5A8E8991"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Background</w:t>
            </w:r>
          </w:p>
        </w:tc>
        <w:tc>
          <w:tcPr>
            <w:tcW w:w="1620" w:type="dxa"/>
            <w:noWrap/>
          </w:tcPr>
          <w:p w14:paraId="4E558007" w14:textId="29405924"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411D663B" w14:textId="24A88F46"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75430C75"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24932FEC" w14:textId="718D380F"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Related Work / Research</w:t>
            </w:r>
          </w:p>
        </w:tc>
        <w:tc>
          <w:tcPr>
            <w:tcW w:w="1620" w:type="dxa"/>
            <w:noWrap/>
          </w:tcPr>
          <w:p w14:paraId="3DA22782" w14:textId="51AC8A2A"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10D2779A" w14:textId="633D4AB1"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726337F5"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6DB37850" w14:textId="4167558C"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Approach / Process</w:t>
            </w:r>
          </w:p>
        </w:tc>
        <w:tc>
          <w:tcPr>
            <w:tcW w:w="1620" w:type="dxa"/>
            <w:noWrap/>
          </w:tcPr>
          <w:p w14:paraId="191B8874" w14:textId="3449AF41"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504E997D" w14:textId="09D530D3"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26BD043C"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7C89EB5C" w14:textId="52BECAD2"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Descriptions</w:t>
            </w:r>
          </w:p>
        </w:tc>
        <w:tc>
          <w:tcPr>
            <w:tcW w:w="1620" w:type="dxa"/>
            <w:noWrap/>
          </w:tcPr>
          <w:p w14:paraId="52173656" w14:textId="7C77AEA8"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5F8C5C47" w14:textId="1674511B"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2D452166"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28D9E1F3" w14:textId="075825D8"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Visualizations / Metrics</w:t>
            </w:r>
          </w:p>
        </w:tc>
        <w:tc>
          <w:tcPr>
            <w:tcW w:w="1620" w:type="dxa"/>
            <w:noWrap/>
          </w:tcPr>
          <w:p w14:paraId="49BDFFC4" w14:textId="5BB08950"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1909EFE7" w14:textId="1E90A498"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7A2AB9A8"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156A0166" w14:textId="2E072F97"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Demonstration 1 (MVP)</w:t>
            </w:r>
          </w:p>
        </w:tc>
        <w:tc>
          <w:tcPr>
            <w:tcW w:w="1620" w:type="dxa"/>
            <w:noWrap/>
          </w:tcPr>
          <w:p w14:paraId="1EC45E54" w14:textId="64B97B8F"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6E637FCC" w14:textId="3AC616A2"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38B35776"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50290A81" w14:textId="5C5F1E17"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Demonstration 2 (Cloud Sim or Stretch Goal)</w:t>
            </w:r>
          </w:p>
        </w:tc>
        <w:tc>
          <w:tcPr>
            <w:tcW w:w="1620" w:type="dxa"/>
            <w:noWrap/>
          </w:tcPr>
          <w:p w14:paraId="5184E049" w14:textId="48123F02"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719D4029" w14:textId="7F0803B8"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084CDF7B"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6D0A1A27" w14:textId="71839B6F"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Conclusion</w:t>
            </w:r>
          </w:p>
        </w:tc>
        <w:tc>
          <w:tcPr>
            <w:tcW w:w="1620" w:type="dxa"/>
            <w:noWrap/>
          </w:tcPr>
          <w:p w14:paraId="379A2F8C" w14:textId="60EED940"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311EDE8F" w14:textId="461143B1"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03F1E09D"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770E0721" w14:textId="1F5EB62B"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Future Work</w:t>
            </w:r>
          </w:p>
        </w:tc>
        <w:tc>
          <w:tcPr>
            <w:tcW w:w="1620" w:type="dxa"/>
            <w:noWrap/>
          </w:tcPr>
          <w:p w14:paraId="703485E1" w14:textId="0F7F536F"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2A01038C" w14:textId="22B08B90" w:rsidR="00A1120A" w:rsidRPr="002058A8"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7A987EB5" w14:textId="77777777" w:rsidTr="004B71A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71911E17" w14:textId="69E6DCAA" w:rsidR="00A1120A" w:rsidRPr="002058A8" w:rsidRDefault="00A1120A" w:rsidP="00A1120A">
            <w:pPr>
              <w:rPr>
                <w:rFonts w:ascii="Verdana" w:eastAsia="Times New Roman" w:hAnsi="Verdana" w:cs="Calibri"/>
                <w:color w:val="FFFFFF" w:themeColor="background1"/>
                <w:kern w:val="0"/>
                <w:sz w:val="20"/>
                <w:szCs w:val="20"/>
                <w14:ligatures w14:val="none"/>
              </w:rPr>
            </w:pPr>
            <w:r w:rsidRPr="004B71AE">
              <w:rPr>
                <w:rFonts w:ascii="Verdana" w:hAnsi="Verdana"/>
              </w:rPr>
              <w:t>Key References</w:t>
            </w:r>
          </w:p>
        </w:tc>
        <w:tc>
          <w:tcPr>
            <w:tcW w:w="1620" w:type="dxa"/>
            <w:noWrap/>
          </w:tcPr>
          <w:p w14:paraId="673C5974" w14:textId="58AC5F4A"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Verónica</w:t>
            </w:r>
          </w:p>
        </w:tc>
        <w:tc>
          <w:tcPr>
            <w:tcW w:w="2070" w:type="dxa"/>
            <w:noWrap/>
          </w:tcPr>
          <w:p w14:paraId="1140B626" w14:textId="67D08B8C" w:rsidR="00A1120A" w:rsidRPr="002058A8" w:rsidRDefault="00A1120A" w:rsidP="00A1120A">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strike/>
                <w:color w:val="FFFFFF" w:themeColor="background1"/>
                <w:kern w:val="0"/>
                <w:sz w:val="20"/>
                <w:szCs w:val="20"/>
                <w14:ligatures w14:val="none"/>
              </w:rPr>
            </w:pPr>
            <w:r w:rsidRPr="004B71AE">
              <w:rPr>
                <w:rFonts w:ascii="Verdana" w:hAnsi="Verdana"/>
              </w:rPr>
              <w:t>Sumit</w:t>
            </w:r>
          </w:p>
        </w:tc>
      </w:tr>
      <w:tr w:rsidR="00A1120A" w:rsidRPr="002058A8" w14:paraId="4C270C5C" w14:textId="77777777" w:rsidTr="004B71AE">
        <w:trPr>
          <w:trHeight w:val="242"/>
        </w:trPr>
        <w:tc>
          <w:tcPr>
            <w:cnfStyle w:val="001000000000" w:firstRow="0" w:lastRow="0" w:firstColumn="1" w:lastColumn="0" w:oddVBand="0" w:evenVBand="0" w:oddHBand="0" w:evenHBand="0" w:firstRowFirstColumn="0" w:firstRowLastColumn="0" w:lastRowFirstColumn="0" w:lastRowLastColumn="0"/>
            <w:tcW w:w="5580" w:type="dxa"/>
            <w:noWrap/>
          </w:tcPr>
          <w:p w14:paraId="61DDAD77" w14:textId="77777777" w:rsidR="00A1120A" w:rsidRPr="004B71AE" w:rsidRDefault="00A1120A" w:rsidP="00A1120A">
            <w:pPr>
              <w:rPr>
                <w:rFonts w:ascii="Verdana" w:hAnsi="Verdana"/>
              </w:rPr>
            </w:pPr>
          </w:p>
        </w:tc>
        <w:tc>
          <w:tcPr>
            <w:tcW w:w="1620" w:type="dxa"/>
            <w:noWrap/>
          </w:tcPr>
          <w:p w14:paraId="10549BB4" w14:textId="7BF30E11" w:rsidR="00A1120A" w:rsidRPr="004B71AE"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hAnsi="Verdana"/>
                <w:b/>
                <w:bCs/>
              </w:rPr>
            </w:pPr>
            <w:r w:rsidRPr="004B71AE">
              <w:rPr>
                <w:rFonts w:ascii="Verdana" w:hAnsi="Verdana"/>
                <w:b/>
                <w:bCs/>
              </w:rPr>
              <w:t>11</w:t>
            </w:r>
          </w:p>
        </w:tc>
        <w:tc>
          <w:tcPr>
            <w:tcW w:w="2070" w:type="dxa"/>
            <w:noWrap/>
          </w:tcPr>
          <w:p w14:paraId="18E60A55" w14:textId="77777777" w:rsidR="00A1120A" w:rsidRPr="004B71AE" w:rsidRDefault="00A1120A" w:rsidP="00A1120A">
            <w:pPr>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14:paraId="4FA2390D" w14:textId="77777777" w:rsidR="0000707E" w:rsidRPr="002058A8" w:rsidRDefault="0000707E" w:rsidP="00AA2ACF">
      <w:pPr>
        <w:spacing w:after="0" w:line="240" w:lineRule="auto"/>
        <w:jc w:val="both"/>
        <w:rPr>
          <w:rFonts w:ascii="Verdana" w:eastAsia="Verdana" w:hAnsi="Verdana" w:cs="Verdana"/>
          <w:sz w:val="14"/>
          <w:szCs w:val="14"/>
        </w:rPr>
      </w:pPr>
    </w:p>
    <w:sectPr w:rsidR="0000707E" w:rsidRPr="002058A8" w:rsidSect="005F5DA0">
      <w:headerReference w:type="default" r:id="rId52"/>
      <w:footerReference w:type="defaul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Veronica Elze" w:date="2025-06-17T08:15:00Z" w:initials="VE">
    <w:p w14:paraId="035E85E8" w14:textId="1D80015C" w:rsidR="00CC58B8" w:rsidRDefault="00CC58B8" w:rsidP="00CC58B8">
      <w:pPr>
        <w:pStyle w:val="CommentText"/>
      </w:pPr>
      <w:r>
        <w:rPr>
          <w:rStyle w:val="CommentReference"/>
        </w:rPr>
        <w:annotationRef/>
      </w:r>
      <w:r>
        <w:fldChar w:fldCharType="begin"/>
      </w:r>
      <w:r>
        <w:instrText>HYPERLINK "mailto:chaharsumit@cityuniversity.edu"</w:instrText>
      </w:r>
      <w:bookmarkStart w:id="6" w:name="_@_0E580A150AAB4CA0BC25AB7A8827FA2BZ"/>
      <w:r>
        <w:fldChar w:fldCharType="separate"/>
      </w:r>
      <w:bookmarkEnd w:id="6"/>
      <w:r w:rsidRPr="00CC58B8">
        <w:rPr>
          <w:rStyle w:val="Mention"/>
          <w:noProof/>
        </w:rPr>
        <w:t>@Sumit Chahar</w:t>
      </w:r>
      <w:r>
        <w:fldChar w:fldCharType="end"/>
      </w:r>
      <w:r>
        <w:t xml:space="preserve"> Has this Abstract been updated to reflect our final paper/product/project?</w:t>
      </w:r>
    </w:p>
  </w:comment>
  <w:comment w:id="2" w:author="Veronica Elze" w:date="2025-06-17T11:35:00Z" w:initials="VE">
    <w:p w14:paraId="20EC2828" w14:textId="71ACCF9C" w:rsidR="00C31850" w:rsidRDefault="00C31850" w:rsidP="00C31850">
      <w:pPr>
        <w:pStyle w:val="CommentText"/>
      </w:pPr>
      <w:r>
        <w:rPr>
          <w:rStyle w:val="CommentReference"/>
        </w:rPr>
        <w:annotationRef/>
      </w:r>
      <w:r>
        <w:fldChar w:fldCharType="begin"/>
      </w:r>
      <w:r>
        <w:instrText>HYPERLINK "mailto:chaharsumit@cityuniversity.edu"</w:instrText>
      </w:r>
      <w:bookmarkStart w:id="7" w:name="_@_9BB677AFF0F0477E99F983639F045E91Z"/>
      <w:r>
        <w:fldChar w:fldCharType="separate"/>
      </w:r>
      <w:bookmarkEnd w:id="7"/>
      <w:r w:rsidRPr="00C31850">
        <w:rPr>
          <w:rStyle w:val="Mention"/>
          <w:noProof/>
        </w:rPr>
        <w:t>@Sumit Chahar</w:t>
      </w:r>
      <w:r>
        <w:fldChar w:fldCharType="end"/>
      </w:r>
      <w:r>
        <w:t>, what are we still reserving for TP03?  This is TP03</w:t>
      </w:r>
    </w:p>
  </w:comment>
  <w:comment w:id="11" w:author="Veronica Elze" w:date="2025-06-17T07:43:00Z" w:initials="VE">
    <w:p w14:paraId="4C2DB6E3" w14:textId="2146A237" w:rsidR="002D3798" w:rsidRDefault="002D3798" w:rsidP="002D3798">
      <w:pPr>
        <w:pStyle w:val="CommentText"/>
      </w:pPr>
      <w:r>
        <w:rPr>
          <w:rStyle w:val="CommentReference"/>
        </w:rPr>
        <w:annotationRef/>
      </w:r>
      <w:r>
        <w:fldChar w:fldCharType="begin"/>
      </w:r>
      <w:r>
        <w:instrText>HYPERLINK "mailto:chaharsumit@cityuniversity.edu"</w:instrText>
      </w:r>
      <w:bookmarkStart w:id="13" w:name="_@_69F718F85A41413089E79135105430C1Z"/>
      <w:r>
        <w:fldChar w:fldCharType="separate"/>
      </w:r>
      <w:bookmarkEnd w:id="13"/>
      <w:r w:rsidRPr="002D3798">
        <w:rPr>
          <w:rStyle w:val="Mention"/>
          <w:noProof/>
        </w:rPr>
        <w:t>@Sumit Chahar</w:t>
      </w:r>
      <w:r>
        <w:fldChar w:fldCharType="end"/>
      </w:r>
      <w:r>
        <w:t>, are these two graphs in reverse order? Which one is better?</w:t>
      </w:r>
    </w:p>
  </w:comment>
  <w:comment w:id="12" w:author="Sumit Chahar" w:date="2025-06-17T10:15:00Z" w:initials="SC">
    <w:p w14:paraId="0141C07C" w14:textId="024EA401" w:rsidR="004B71AE" w:rsidRDefault="004B71AE">
      <w:pPr>
        <w:pStyle w:val="CommentText"/>
      </w:pPr>
      <w:r>
        <w:rPr>
          <w:rStyle w:val="CommentReference"/>
        </w:rPr>
        <w:annotationRef/>
      </w:r>
      <w:r w:rsidRPr="5DB5E571">
        <w:t>Order looks fine to me. first one is the actual graph for the POC, second one just shows the impact of high learning rate.</w:t>
      </w:r>
    </w:p>
  </w:comment>
  <w:comment w:id="14" w:author="Veronica Elze" w:date="2025-06-17T11:39:00Z" w:initials="VE">
    <w:p w14:paraId="51278C23" w14:textId="5E55CC60" w:rsidR="00C31850" w:rsidRDefault="00C31850" w:rsidP="00C31850">
      <w:pPr>
        <w:pStyle w:val="CommentText"/>
      </w:pPr>
      <w:r>
        <w:rPr>
          <w:rStyle w:val="CommentReference"/>
        </w:rPr>
        <w:annotationRef/>
      </w:r>
      <w:r>
        <w:fldChar w:fldCharType="begin"/>
      </w:r>
      <w:r>
        <w:instrText>HYPERLINK "mailto:chaharsumit@cityuniversity.edu"</w:instrText>
      </w:r>
      <w:bookmarkStart w:id="15" w:name="_@_29237D62F2E54FAA8D08A237C3CE1E4CZ"/>
      <w:r>
        <w:fldChar w:fldCharType="separate"/>
      </w:r>
      <w:bookmarkEnd w:id="15"/>
      <w:r w:rsidRPr="00C31850">
        <w:rPr>
          <w:rStyle w:val="Mention"/>
          <w:noProof/>
        </w:rPr>
        <w:t>@Sumit Chahar</w:t>
      </w:r>
      <w:r>
        <w:fldChar w:fldCharType="end"/>
      </w:r>
      <w:r>
        <w:t xml:space="preserve"> Were any animations created? If not,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5E85E8" w15:done="0"/>
  <w15:commentEx w15:paraId="20EC2828" w15:paraIdParent="035E85E8" w15:done="0"/>
  <w15:commentEx w15:paraId="4C2DB6E3" w15:done="0"/>
  <w15:commentEx w15:paraId="0141C07C" w15:paraIdParent="4C2DB6E3" w15:done="0"/>
  <w15:commentEx w15:paraId="51278C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683C1D" w16cex:dateUtc="2025-06-17T14:15:00Z"/>
  <w16cex:commentExtensible w16cex:durableId="6E29C67F" w16cex:dateUtc="2025-06-17T17:35:00Z"/>
  <w16cex:commentExtensible w16cex:durableId="1E6B0C72" w16cex:dateUtc="2025-06-17T13:43:00Z"/>
  <w16cex:commentExtensible w16cex:durableId="6445BB0D" w16cex:dateUtc="2025-06-17T17:15:00Z"/>
  <w16cex:commentExtensible w16cex:durableId="0CFF0166" w16cex:dateUtc="2025-06-17T1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5E85E8" w16cid:durableId="15683C1D"/>
  <w16cid:commentId w16cid:paraId="20EC2828" w16cid:durableId="6E29C67F"/>
  <w16cid:commentId w16cid:paraId="4C2DB6E3" w16cid:durableId="1E6B0C72"/>
  <w16cid:commentId w16cid:paraId="0141C07C" w16cid:durableId="6445BB0D"/>
  <w16cid:commentId w16cid:paraId="51278C23" w16cid:durableId="0CFF01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E0506" w14:textId="77777777" w:rsidR="00CC58B8" w:rsidRDefault="00CC58B8">
      <w:pPr>
        <w:spacing w:after="0" w:line="240" w:lineRule="auto"/>
      </w:pPr>
      <w:r>
        <w:separator/>
      </w:r>
    </w:p>
  </w:endnote>
  <w:endnote w:type="continuationSeparator" w:id="0">
    <w:p w14:paraId="25D44318" w14:textId="77777777" w:rsidR="00CC58B8" w:rsidRDefault="00CC5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7F94D3B5" w14:textId="77777777" w:rsidTr="5230D87D">
      <w:trPr>
        <w:trHeight w:val="300"/>
      </w:trPr>
      <w:tc>
        <w:tcPr>
          <w:tcW w:w="3120" w:type="dxa"/>
        </w:tcPr>
        <w:p w14:paraId="5D1C0574" w14:textId="6190DB86" w:rsidR="5230D87D" w:rsidRDefault="5230D87D" w:rsidP="5230D87D">
          <w:pPr>
            <w:pStyle w:val="Header"/>
            <w:ind w:left="-115"/>
          </w:pPr>
        </w:p>
      </w:tc>
      <w:tc>
        <w:tcPr>
          <w:tcW w:w="3120" w:type="dxa"/>
        </w:tcPr>
        <w:p w14:paraId="6C1183A1" w14:textId="516FCEBA" w:rsidR="5230D87D" w:rsidRDefault="5230D87D" w:rsidP="5230D87D">
          <w:pPr>
            <w:pStyle w:val="Header"/>
            <w:jc w:val="center"/>
          </w:pPr>
        </w:p>
      </w:tc>
      <w:tc>
        <w:tcPr>
          <w:tcW w:w="3120" w:type="dxa"/>
        </w:tcPr>
        <w:p w14:paraId="59F575C9" w14:textId="23342D58" w:rsidR="5230D87D" w:rsidRDefault="5230D87D" w:rsidP="5230D87D">
          <w:pPr>
            <w:pStyle w:val="Header"/>
            <w:ind w:right="-115"/>
            <w:jc w:val="right"/>
          </w:pPr>
        </w:p>
      </w:tc>
    </w:tr>
  </w:tbl>
  <w:p w14:paraId="112649D8" w14:textId="7BBEA993" w:rsidR="5230D87D" w:rsidRDefault="5230D87D" w:rsidP="5230D8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51B21652" w14:textId="77777777" w:rsidTr="5230D87D">
      <w:trPr>
        <w:trHeight w:val="300"/>
      </w:trPr>
      <w:tc>
        <w:tcPr>
          <w:tcW w:w="3120" w:type="dxa"/>
        </w:tcPr>
        <w:p w14:paraId="2B43C506" w14:textId="080C08E6" w:rsidR="5230D87D" w:rsidRDefault="5230D87D" w:rsidP="5230D87D">
          <w:pPr>
            <w:pStyle w:val="Header"/>
            <w:ind w:left="-115"/>
          </w:pPr>
        </w:p>
      </w:tc>
      <w:tc>
        <w:tcPr>
          <w:tcW w:w="3120" w:type="dxa"/>
        </w:tcPr>
        <w:p w14:paraId="02D8B644" w14:textId="6C62F2CD" w:rsidR="5230D87D" w:rsidRDefault="5230D87D" w:rsidP="5230D87D">
          <w:pPr>
            <w:pStyle w:val="Header"/>
            <w:jc w:val="center"/>
          </w:pPr>
        </w:p>
      </w:tc>
      <w:tc>
        <w:tcPr>
          <w:tcW w:w="3120" w:type="dxa"/>
        </w:tcPr>
        <w:p w14:paraId="29D51C8F" w14:textId="23950DCC" w:rsidR="5230D87D" w:rsidRDefault="5230D87D" w:rsidP="5230D87D">
          <w:pPr>
            <w:pStyle w:val="Header"/>
            <w:ind w:right="-115"/>
            <w:jc w:val="right"/>
          </w:pPr>
        </w:p>
      </w:tc>
    </w:tr>
  </w:tbl>
  <w:p w14:paraId="21578156" w14:textId="30357566" w:rsidR="5230D87D" w:rsidRDefault="5230D87D" w:rsidP="5230D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723B2BC6" w14:textId="77777777" w:rsidTr="5230D87D">
      <w:trPr>
        <w:trHeight w:val="300"/>
      </w:trPr>
      <w:tc>
        <w:tcPr>
          <w:tcW w:w="3120" w:type="dxa"/>
        </w:tcPr>
        <w:p w14:paraId="3FE2AAAA" w14:textId="3EA260E7" w:rsidR="5230D87D" w:rsidRDefault="5230D87D" w:rsidP="5230D87D">
          <w:pPr>
            <w:pStyle w:val="Header"/>
            <w:ind w:left="-115"/>
          </w:pPr>
        </w:p>
      </w:tc>
      <w:tc>
        <w:tcPr>
          <w:tcW w:w="3120" w:type="dxa"/>
        </w:tcPr>
        <w:p w14:paraId="704E60E2" w14:textId="1ED57DA1" w:rsidR="5230D87D" w:rsidRDefault="5230D87D" w:rsidP="5230D87D">
          <w:pPr>
            <w:pStyle w:val="Header"/>
            <w:jc w:val="center"/>
          </w:pPr>
        </w:p>
      </w:tc>
      <w:tc>
        <w:tcPr>
          <w:tcW w:w="3120" w:type="dxa"/>
        </w:tcPr>
        <w:p w14:paraId="5E8DD760" w14:textId="6FD3095F" w:rsidR="5230D87D" w:rsidRDefault="5230D87D" w:rsidP="5230D87D">
          <w:pPr>
            <w:pStyle w:val="Header"/>
            <w:ind w:right="-115"/>
            <w:jc w:val="right"/>
          </w:pPr>
        </w:p>
      </w:tc>
    </w:tr>
  </w:tbl>
  <w:p w14:paraId="72B05B87" w14:textId="7297B4E0" w:rsidR="5230D87D" w:rsidRDefault="5230D87D" w:rsidP="5230D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D4530" w14:textId="77777777" w:rsidR="00CC58B8" w:rsidRDefault="00CC58B8">
      <w:pPr>
        <w:spacing w:after="0" w:line="240" w:lineRule="auto"/>
      </w:pPr>
      <w:r>
        <w:separator/>
      </w:r>
    </w:p>
  </w:footnote>
  <w:footnote w:type="continuationSeparator" w:id="0">
    <w:p w14:paraId="2E398C4A" w14:textId="77777777" w:rsidR="00CC58B8" w:rsidRDefault="00CC5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7691A702" w14:textId="77777777" w:rsidTr="5230D87D">
      <w:trPr>
        <w:trHeight w:val="300"/>
      </w:trPr>
      <w:tc>
        <w:tcPr>
          <w:tcW w:w="3120" w:type="dxa"/>
        </w:tcPr>
        <w:p w14:paraId="3E8C84D3" w14:textId="248F00D9" w:rsidR="5230D87D" w:rsidRDefault="5230D87D" w:rsidP="5230D87D">
          <w:pPr>
            <w:pStyle w:val="Header"/>
            <w:ind w:left="-115"/>
          </w:pPr>
        </w:p>
      </w:tc>
      <w:tc>
        <w:tcPr>
          <w:tcW w:w="3120" w:type="dxa"/>
        </w:tcPr>
        <w:p w14:paraId="3A79A441" w14:textId="0A0F4E2A" w:rsidR="5230D87D" w:rsidRDefault="5230D87D" w:rsidP="5230D87D">
          <w:pPr>
            <w:pStyle w:val="Header"/>
            <w:jc w:val="center"/>
          </w:pPr>
        </w:p>
      </w:tc>
      <w:tc>
        <w:tcPr>
          <w:tcW w:w="3120" w:type="dxa"/>
        </w:tcPr>
        <w:p w14:paraId="26C4872E" w14:textId="2F770508" w:rsidR="5230D87D" w:rsidRDefault="5230D87D" w:rsidP="5230D87D">
          <w:pPr>
            <w:pStyle w:val="Header"/>
            <w:ind w:right="-115"/>
            <w:jc w:val="right"/>
          </w:pPr>
        </w:p>
      </w:tc>
    </w:tr>
  </w:tbl>
  <w:p w14:paraId="3DDC5C5A" w14:textId="18DC6A35" w:rsidR="5230D87D" w:rsidRDefault="5230D87D" w:rsidP="5230D8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255DBDA0" w14:textId="77777777" w:rsidTr="5230D87D">
      <w:trPr>
        <w:trHeight w:val="300"/>
      </w:trPr>
      <w:tc>
        <w:tcPr>
          <w:tcW w:w="3120" w:type="dxa"/>
        </w:tcPr>
        <w:p w14:paraId="75B00D56" w14:textId="50CF8F00" w:rsidR="5230D87D" w:rsidRDefault="5230D87D" w:rsidP="5230D87D">
          <w:pPr>
            <w:pStyle w:val="Header"/>
            <w:ind w:left="-115"/>
          </w:pPr>
        </w:p>
      </w:tc>
      <w:tc>
        <w:tcPr>
          <w:tcW w:w="3120" w:type="dxa"/>
        </w:tcPr>
        <w:p w14:paraId="48F77FDB" w14:textId="6FAA3EEF" w:rsidR="5230D87D" w:rsidRDefault="5230D87D" w:rsidP="5230D87D">
          <w:pPr>
            <w:pStyle w:val="Header"/>
            <w:jc w:val="center"/>
          </w:pPr>
        </w:p>
      </w:tc>
      <w:tc>
        <w:tcPr>
          <w:tcW w:w="3120" w:type="dxa"/>
        </w:tcPr>
        <w:p w14:paraId="29FB981D" w14:textId="66684A40" w:rsidR="5230D87D" w:rsidRDefault="5230D87D" w:rsidP="5230D87D">
          <w:pPr>
            <w:pStyle w:val="Header"/>
            <w:ind w:right="-115"/>
            <w:jc w:val="right"/>
          </w:pPr>
        </w:p>
      </w:tc>
    </w:tr>
  </w:tbl>
  <w:p w14:paraId="00AEBA9F" w14:textId="782F1B3D" w:rsidR="5230D87D" w:rsidRDefault="5230D87D" w:rsidP="5230D8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30D87D" w14:paraId="037B7C25" w14:textId="77777777" w:rsidTr="5230D87D">
      <w:trPr>
        <w:trHeight w:val="300"/>
      </w:trPr>
      <w:tc>
        <w:tcPr>
          <w:tcW w:w="3120" w:type="dxa"/>
        </w:tcPr>
        <w:p w14:paraId="5D48DEDC" w14:textId="55AFC517" w:rsidR="5230D87D" w:rsidRDefault="5230D87D" w:rsidP="5230D87D">
          <w:pPr>
            <w:pStyle w:val="Header"/>
            <w:ind w:left="-115"/>
          </w:pPr>
        </w:p>
      </w:tc>
      <w:tc>
        <w:tcPr>
          <w:tcW w:w="3120" w:type="dxa"/>
        </w:tcPr>
        <w:p w14:paraId="5893CAA1" w14:textId="30B5C27B" w:rsidR="5230D87D" w:rsidRDefault="5230D87D" w:rsidP="5230D87D">
          <w:pPr>
            <w:pStyle w:val="Header"/>
            <w:jc w:val="center"/>
          </w:pPr>
        </w:p>
      </w:tc>
      <w:tc>
        <w:tcPr>
          <w:tcW w:w="3120" w:type="dxa"/>
        </w:tcPr>
        <w:p w14:paraId="103B6BF1" w14:textId="4CD8FAD9" w:rsidR="5230D87D" w:rsidRDefault="5230D87D" w:rsidP="5230D87D">
          <w:pPr>
            <w:pStyle w:val="Header"/>
            <w:ind w:right="-115"/>
            <w:jc w:val="right"/>
          </w:pPr>
        </w:p>
      </w:tc>
    </w:tr>
  </w:tbl>
  <w:p w14:paraId="09B2C6AB" w14:textId="18C74DBC" w:rsidR="5230D87D" w:rsidRDefault="5230D87D" w:rsidP="5230D87D">
    <w:pPr>
      <w:pStyle w:val="Header"/>
    </w:pPr>
  </w:p>
</w:hdr>
</file>

<file path=word/intelligence2.xml><?xml version="1.0" encoding="utf-8"?>
<int2:intelligence xmlns:int2="http://schemas.microsoft.com/office/intelligence/2020/intelligence" xmlns:oel="http://schemas.microsoft.com/office/2019/extlst">
  <int2:observations>
    <int2:textHash int2:hashCode="gSUJGaHjMzC2VT" int2:id="El610HJy">
      <int2:state int2:value="Rejected" int2:type="AugLoop_Text_Critique"/>
    </int2:textHash>
    <int2:textHash int2:hashCode="fZNQDIauWHs9n0" int2:id="N1jdHLCf">
      <int2:state int2:value="Rejected" int2:type="AugLoop_Text_Critique"/>
    </int2:textHash>
    <int2:textHash int2:hashCode="UVRpXKqdfi5RSt" int2:id="mzAIe4J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EE35"/>
    <w:multiLevelType w:val="hybridMultilevel"/>
    <w:tmpl w:val="142E6830"/>
    <w:lvl w:ilvl="0" w:tplc="8D0C8D28">
      <w:start w:val="1"/>
      <w:numFmt w:val="bullet"/>
      <w:lvlText w:val="o"/>
      <w:lvlJc w:val="left"/>
      <w:pPr>
        <w:ind w:left="720" w:hanging="360"/>
      </w:pPr>
      <w:rPr>
        <w:rFonts w:ascii="Courier New" w:hAnsi="Courier New" w:hint="default"/>
      </w:rPr>
    </w:lvl>
    <w:lvl w:ilvl="1" w:tplc="A4420660">
      <w:start w:val="1"/>
      <w:numFmt w:val="bullet"/>
      <w:lvlText w:val="o"/>
      <w:lvlJc w:val="left"/>
      <w:pPr>
        <w:ind w:left="1440" w:hanging="360"/>
      </w:pPr>
      <w:rPr>
        <w:rFonts w:ascii="Courier New" w:hAnsi="Courier New" w:hint="default"/>
      </w:rPr>
    </w:lvl>
    <w:lvl w:ilvl="2" w:tplc="F468EDD4">
      <w:start w:val="1"/>
      <w:numFmt w:val="bullet"/>
      <w:lvlText w:val=""/>
      <w:lvlJc w:val="left"/>
      <w:pPr>
        <w:ind w:left="2160" w:hanging="360"/>
      </w:pPr>
      <w:rPr>
        <w:rFonts w:ascii="Wingdings" w:hAnsi="Wingdings" w:hint="default"/>
      </w:rPr>
    </w:lvl>
    <w:lvl w:ilvl="3" w:tplc="60343EA2">
      <w:start w:val="1"/>
      <w:numFmt w:val="bullet"/>
      <w:lvlText w:val=""/>
      <w:lvlJc w:val="left"/>
      <w:pPr>
        <w:ind w:left="2880" w:hanging="360"/>
      </w:pPr>
      <w:rPr>
        <w:rFonts w:ascii="Symbol" w:hAnsi="Symbol" w:hint="default"/>
      </w:rPr>
    </w:lvl>
    <w:lvl w:ilvl="4" w:tplc="19100432">
      <w:start w:val="1"/>
      <w:numFmt w:val="bullet"/>
      <w:lvlText w:val="o"/>
      <w:lvlJc w:val="left"/>
      <w:pPr>
        <w:ind w:left="3600" w:hanging="360"/>
      </w:pPr>
      <w:rPr>
        <w:rFonts w:ascii="Courier New" w:hAnsi="Courier New" w:hint="default"/>
      </w:rPr>
    </w:lvl>
    <w:lvl w:ilvl="5" w:tplc="5246CEAC">
      <w:start w:val="1"/>
      <w:numFmt w:val="bullet"/>
      <w:lvlText w:val=""/>
      <w:lvlJc w:val="left"/>
      <w:pPr>
        <w:ind w:left="4320" w:hanging="360"/>
      </w:pPr>
      <w:rPr>
        <w:rFonts w:ascii="Wingdings" w:hAnsi="Wingdings" w:hint="default"/>
      </w:rPr>
    </w:lvl>
    <w:lvl w:ilvl="6" w:tplc="3162E33E">
      <w:start w:val="1"/>
      <w:numFmt w:val="bullet"/>
      <w:lvlText w:val=""/>
      <w:lvlJc w:val="left"/>
      <w:pPr>
        <w:ind w:left="5040" w:hanging="360"/>
      </w:pPr>
      <w:rPr>
        <w:rFonts w:ascii="Symbol" w:hAnsi="Symbol" w:hint="default"/>
      </w:rPr>
    </w:lvl>
    <w:lvl w:ilvl="7" w:tplc="813A1376">
      <w:start w:val="1"/>
      <w:numFmt w:val="bullet"/>
      <w:lvlText w:val="o"/>
      <w:lvlJc w:val="left"/>
      <w:pPr>
        <w:ind w:left="5760" w:hanging="360"/>
      </w:pPr>
      <w:rPr>
        <w:rFonts w:ascii="Courier New" w:hAnsi="Courier New" w:hint="default"/>
      </w:rPr>
    </w:lvl>
    <w:lvl w:ilvl="8" w:tplc="D57A2DDC">
      <w:start w:val="1"/>
      <w:numFmt w:val="bullet"/>
      <w:lvlText w:val=""/>
      <w:lvlJc w:val="left"/>
      <w:pPr>
        <w:ind w:left="6480" w:hanging="360"/>
      </w:pPr>
      <w:rPr>
        <w:rFonts w:ascii="Wingdings" w:hAnsi="Wingdings" w:hint="default"/>
      </w:rPr>
    </w:lvl>
  </w:abstractNum>
  <w:abstractNum w:abstractNumId="1" w15:restartNumberingAfterBreak="0">
    <w:nsid w:val="0757436C"/>
    <w:multiLevelType w:val="multilevel"/>
    <w:tmpl w:val="6E2C0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EC270"/>
    <w:multiLevelType w:val="hybridMultilevel"/>
    <w:tmpl w:val="FFFFFFFF"/>
    <w:lvl w:ilvl="0" w:tplc="A9EC74E0">
      <w:start w:val="1"/>
      <w:numFmt w:val="bullet"/>
      <w:lvlText w:val=""/>
      <w:lvlJc w:val="left"/>
      <w:pPr>
        <w:ind w:left="720" w:hanging="360"/>
      </w:pPr>
      <w:rPr>
        <w:rFonts w:ascii="Symbol" w:hAnsi="Symbol" w:hint="default"/>
      </w:rPr>
    </w:lvl>
    <w:lvl w:ilvl="1" w:tplc="2102B226">
      <w:start w:val="1"/>
      <w:numFmt w:val="bullet"/>
      <w:lvlText w:val="o"/>
      <w:lvlJc w:val="left"/>
      <w:pPr>
        <w:ind w:left="1440" w:hanging="360"/>
      </w:pPr>
      <w:rPr>
        <w:rFonts w:ascii="Courier New" w:hAnsi="Courier New" w:hint="default"/>
      </w:rPr>
    </w:lvl>
    <w:lvl w:ilvl="2" w:tplc="DB9EE142">
      <w:start w:val="1"/>
      <w:numFmt w:val="bullet"/>
      <w:lvlText w:val=""/>
      <w:lvlJc w:val="left"/>
      <w:pPr>
        <w:ind w:left="2160" w:hanging="360"/>
      </w:pPr>
      <w:rPr>
        <w:rFonts w:ascii="Wingdings" w:hAnsi="Wingdings" w:hint="default"/>
      </w:rPr>
    </w:lvl>
    <w:lvl w:ilvl="3" w:tplc="2BE2E4A4">
      <w:start w:val="1"/>
      <w:numFmt w:val="bullet"/>
      <w:lvlText w:val=""/>
      <w:lvlJc w:val="left"/>
      <w:pPr>
        <w:ind w:left="2880" w:hanging="360"/>
      </w:pPr>
      <w:rPr>
        <w:rFonts w:ascii="Symbol" w:hAnsi="Symbol" w:hint="default"/>
      </w:rPr>
    </w:lvl>
    <w:lvl w:ilvl="4" w:tplc="0316AAFC">
      <w:start w:val="1"/>
      <w:numFmt w:val="bullet"/>
      <w:lvlText w:val="o"/>
      <w:lvlJc w:val="left"/>
      <w:pPr>
        <w:ind w:left="3600" w:hanging="360"/>
      </w:pPr>
      <w:rPr>
        <w:rFonts w:ascii="Courier New" w:hAnsi="Courier New" w:hint="default"/>
      </w:rPr>
    </w:lvl>
    <w:lvl w:ilvl="5" w:tplc="2854ABF8">
      <w:start w:val="1"/>
      <w:numFmt w:val="bullet"/>
      <w:lvlText w:val=""/>
      <w:lvlJc w:val="left"/>
      <w:pPr>
        <w:ind w:left="4320" w:hanging="360"/>
      </w:pPr>
      <w:rPr>
        <w:rFonts w:ascii="Wingdings" w:hAnsi="Wingdings" w:hint="default"/>
      </w:rPr>
    </w:lvl>
    <w:lvl w:ilvl="6" w:tplc="F202F704">
      <w:start w:val="1"/>
      <w:numFmt w:val="bullet"/>
      <w:lvlText w:val=""/>
      <w:lvlJc w:val="left"/>
      <w:pPr>
        <w:ind w:left="5040" w:hanging="360"/>
      </w:pPr>
      <w:rPr>
        <w:rFonts w:ascii="Symbol" w:hAnsi="Symbol" w:hint="default"/>
      </w:rPr>
    </w:lvl>
    <w:lvl w:ilvl="7" w:tplc="FFB2F4CE">
      <w:start w:val="1"/>
      <w:numFmt w:val="bullet"/>
      <w:lvlText w:val="o"/>
      <w:lvlJc w:val="left"/>
      <w:pPr>
        <w:ind w:left="5760" w:hanging="360"/>
      </w:pPr>
      <w:rPr>
        <w:rFonts w:ascii="Courier New" w:hAnsi="Courier New" w:hint="default"/>
      </w:rPr>
    </w:lvl>
    <w:lvl w:ilvl="8" w:tplc="2F30BE2A">
      <w:start w:val="1"/>
      <w:numFmt w:val="bullet"/>
      <w:lvlText w:val=""/>
      <w:lvlJc w:val="left"/>
      <w:pPr>
        <w:ind w:left="6480" w:hanging="360"/>
      </w:pPr>
      <w:rPr>
        <w:rFonts w:ascii="Wingdings" w:hAnsi="Wingdings" w:hint="default"/>
      </w:rPr>
    </w:lvl>
  </w:abstractNum>
  <w:abstractNum w:abstractNumId="3" w15:restartNumberingAfterBreak="0">
    <w:nsid w:val="0C210CE6"/>
    <w:multiLevelType w:val="multilevel"/>
    <w:tmpl w:val="EBEC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BAF3A"/>
    <w:multiLevelType w:val="hybridMultilevel"/>
    <w:tmpl w:val="4AA0675C"/>
    <w:lvl w:ilvl="0" w:tplc="941A0FFE">
      <w:start w:val="1"/>
      <w:numFmt w:val="bullet"/>
      <w:lvlText w:val="o"/>
      <w:lvlJc w:val="left"/>
      <w:pPr>
        <w:ind w:left="720" w:hanging="360"/>
      </w:pPr>
      <w:rPr>
        <w:rFonts w:ascii="Courier New" w:hAnsi="Courier New" w:hint="default"/>
      </w:rPr>
    </w:lvl>
    <w:lvl w:ilvl="1" w:tplc="08145C4E">
      <w:start w:val="1"/>
      <w:numFmt w:val="bullet"/>
      <w:lvlText w:val="o"/>
      <w:lvlJc w:val="left"/>
      <w:pPr>
        <w:ind w:left="1440" w:hanging="360"/>
      </w:pPr>
      <w:rPr>
        <w:rFonts w:ascii="Courier New" w:hAnsi="Courier New" w:hint="default"/>
      </w:rPr>
    </w:lvl>
    <w:lvl w:ilvl="2" w:tplc="7A58EF70">
      <w:start w:val="1"/>
      <w:numFmt w:val="bullet"/>
      <w:lvlText w:val=""/>
      <w:lvlJc w:val="left"/>
      <w:pPr>
        <w:ind w:left="2160" w:hanging="360"/>
      </w:pPr>
      <w:rPr>
        <w:rFonts w:ascii="Wingdings" w:hAnsi="Wingdings" w:hint="default"/>
      </w:rPr>
    </w:lvl>
    <w:lvl w:ilvl="3" w:tplc="56C07C70">
      <w:start w:val="1"/>
      <w:numFmt w:val="bullet"/>
      <w:lvlText w:val=""/>
      <w:lvlJc w:val="left"/>
      <w:pPr>
        <w:ind w:left="2880" w:hanging="360"/>
      </w:pPr>
      <w:rPr>
        <w:rFonts w:ascii="Symbol" w:hAnsi="Symbol" w:hint="default"/>
      </w:rPr>
    </w:lvl>
    <w:lvl w:ilvl="4" w:tplc="4FE8CC0E">
      <w:start w:val="1"/>
      <w:numFmt w:val="bullet"/>
      <w:lvlText w:val="o"/>
      <w:lvlJc w:val="left"/>
      <w:pPr>
        <w:ind w:left="3600" w:hanging="360"/>
      </w:pPr>
      <w:rPr>
        <w:rFonts w:ascii="Courier New" w:hAnsi="Courier New" w:hint="default"/>
      </w:rPr>
    </w:lvl>
    <w:lvl w:ilvl="5" w:tplc="EB163F4E">
      <w:start w:val="1"/>
      <w:numFmt w:val="bullet"/>
      <w:lvlText w:val=""/>
      <w:lvlJc w:val="left"/>
      <w:pPr>
        <w:ind w:left="4320" w:hanging="360"/>
      </w:pPr>
      <w:rPr>
        <w:rFonts w:ascii="Wingdings" w:hAnsi="Wingdings" w:hint="default"/>
      </w:rPr>
    </w:lvl>
    <w:lvl w:ilvl="6" w:tplc="F7669E02">
      <w:start w:val="1"/>
      <w:numFmt w:val="bullet"/>
      <w:lvlText w:val=""/>
      <w:lvlJc w:val="left"/>
      <w:pPr>
        <w:ind w:left="5040" w:hanging="360"/>
      </w:pPr>
      <w:rPr>
        <w:rFonts w:ascii="Symbol" w:hAnsi="Symbol" w:hint="default"/>
      </w:rPr>
    </w:lvl>
    <w:lvl w:ilvl="7" w:tplc="4F54CB4A">
      <w:start w:val="1"/>
      <w:numFmt w:val="bullet"/>
      <w:lvlText w:val="o"/>
      <w:lvlJc w:val="left"/>
      <w:pPr>
        <w:ind w:left="5760" w:hanging="360"/>
      </w:pPr>
      <w:rPr>
        <w:rFonts w:ascii="Courier New" w:hAnsi="Courier New" w:hint="default"/>
      </w:rPr>
    </w:lvl>
    <w:lvl w:ilvl="8" w:tplc="73B21640">
      <w:start w:val="1"/>
      <w:numFmt w:val="bullet"/>
      <w:lvlText w:val=""/>
      <w:lvlJc w:val="left"/>
      <w:pPr>
        <w:ind w:left="6480" w:hanging="360"/>
      </w:pPr>
      <w:rPr>
        <w:rFonts w:ascii="Wingdings" w:hAnsi="Wingdings" w:hint="default"/>
      </w:rPr>
    </w:lvl>
  </w:abstractNum>
  <w:abstractNum w:abstractNumId="5" w15:restartNumberingAfterBreak="0">
    <w:nsid w:val="100308DC"/>
    <w:multiLevelType w:val="hybridMultilevel"/>
    <w:tmpl w:val="3B34A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9A5D1F"/>
    <w:multiLevelType w:val="multilevel"/>
    <w:tmpl w:val="6D8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DCCB0"/>
    <w:multiLevelType w:val="hybridMultilevel"/>
    <w:tmpl w:val="EE6642D4"/>
    <w:lvl w:ilvl="0" w:tplc="3626B076">
      <w:start w:val="1"/>
      <w:numFmt w:val="bullet"/>
      <w:lvlText w:val=""/>
      <w:lvlJc w:val="left"/>
      <w:pPr>
        <w:ind w:left="720" w:hanging="360"/>
      </w:pPr>
      <w:rPr>
        <w:rFonts w:ascii="Symbol" w:hAnsi="Symbol" w:hint="default"/>
      </w:rPr>
    </w:lvl>
    <w:lvl w:ilvl="1" w:tplc="329A9194">
      <w:start w:val="1"/>
      <w:numFmt w:val="bullet"/>
      <w:lvlText w:val="o"/>
      <w:lvlJc w:val="left"/>
      <w:pPr>
        <w:ind w:left="1440" w:hanging="360"/>
      </w:pPr>
      <w:rPr>
        <w:rFonts w:ascii="Courier New" w:hAnsi="Courier New" w:hint="default"/>
      </w:rPr>
    </w:lvl>
    <w:lvl w:ilvl="2" w:tplc="7BDAE24A">
      <w:start w:val="1"/>
      <w:numFmt w:val="bullet"/>
      <w:lvlText w:val=""/>
      <w:lvlJc w:val="left"/>
      <w:pPr>
        <w:ind w:left="2160" w:hanging="360"/>
      </w:pPr>
      <w:rPr>
        <w:rFonts w:ascii="Wingdings" w:hAnsi="Wingdings" w:hint="default"/>
      </w:rPr>
    </w:lvl>
    <w:lvl w:ilvl="3" w:tplc="C5FE265E">
      <w:start w:val="1"/>
      <w:numFmt w:val="bullet"/>
      <w:lvlText w:val=""/>
      <w:lvlJc w:val="left"/>
      <w:pPr>
        <w:ind w:left="2880" w:hanging="360"/>
      </w:pPr>
      <w:rPr>
        <w:rFonts w:ascii="Symbol" w:hAnsi="Symbol" w:hint="default"/>
      </w:rPr>
    </w:lvl>
    <w:lvl w:ilvl="4" w:tplc="67825C7A">
      <w:start w:val="1"/>
      <w:numFmt w:val="bullet"/>
      <w:lvlText w:val="o"/>
      <w:lvlJc w:val="left"/>
      <w:pPr>
        <w:ind w:left="3600" w:hanging="360"/>
      </w:pPr>
      <w:rPr>
        <w:rFonts w:ascii="Courier New" w:hAnsi="Courier New" w:hint="default"/>
      </w:rPr>
    </w:lvl>
    <w:lvl w:ilvl="5" w:tplc="318A06CE">
      <w:start w:val="1"/>
      <w:numFmt w:val="bullet"/>
      <w:lvlText w:val=""/>
      <w:lvlJc w:val="left"/>
      <w:pPr>
        <w:ind w:left="4320" w:hanging="360"/>
      </w:pPr>
      <w:rPr>
        <w:rFonts w:ascii="Wingdings" w:hAnsi="Wingdings" w:hint="default"/>
      </w:rPr>
    </w:lvl>
    <w:lvl w:ilvl="6" w:tplc="826ABACC">
      <w:start w:val="1"/>
      <w:numFmt w:val="bullet"/>
      <w:lvlText w:val=""/>
      <w:lvlJc w:val="left"/>
      <w:pPr>
        <w:ind w:left="5040" w:hanging="360"/>
      </w:pPr>
      <w:rPr>
        <w:rFonts w:ascii="Symbol" w:hAnsi="Symbol" w:hint="default"/>
      </w:rPr>
    </w:lvl>
    <w:lvl w:ilvl="7" w:tplc="B4E4341E">
      <w:start w:val="1"/>
      <w:numFmt w:val="bullet"/>
      <w:lvlText w:val="o"/>
      <w:lvlJc w:val="left"/>
      <w:pPr>
        <w:ind w:left="5760" w:hanging="360"/>
      </w:pPr>
      <w:rPr>
        <w:rFonts w:ascii="Courier New" w:hAnsi="Courier New" w:hint="default"/>
      </w:rPr>
    </w:lvl>
    <w:lvl w:ilvl="8" w:tplc="DAE4F3FC">
      <w:start w:val="1"/>
      <w:numFmt w:val="bullet"/>
      <w:lvlText w:val=""/>
      <w:lvlJc w:val="left"/>
      <w:pPr>
        <w:ind w:left="6480" w:hanging="360"/>
      </w:pPr>
      <w:rPr>
        <w:rFonts w:ascii="Wingdings" w:hAnsi="Wingdings" w:hint="default"/>
      </w:rPr>
    </w:lvl>
  </w:abstractNum>
  <w:abstractNum w:abstractNumId="8" w15:restartNumberingAfterBreak="0">
    <w:nsid w:val="14675421"/>
    <w:multiLevelType w:val="hybridMultilevel"/>
    <w:tmpl w:val="9080EEC6"/>
    <w:lvl w:ilvl="0" w:tplc="C3F64484">
      <w:start w:val="1"/>
      <w:numFmt w:val="bullet"/>
      <w:lvlText w:val="o"/>
      <w:lvlJc w:val="left"/>
      <w:pPr>
        <w:ind w:left="720" w:hanging="360"/>
      </w:pPr>
      <w:rPr>
        <w:rFonts w:ascii="Courier New" w:hAnsi="Courier New" w:hint="default"/>
      </w:rPr>
    </w:lvl>
    <w:lvl w:ilvl="1" w:tplc="CBE4A314">
      <w:start w:val="1"/>
      <w:numFmt w:val="bullet"/>
      <w:lvlText w:val="o"/>
      <w:lvlJc w:val="left"/>
      <w:pPr>
        <w:ind w:left="1440" w:hanging="360"/>
      </w:pPr>
      <w:rPr>
        <w:rFonts w:ascii="Courier New" w:hAnsi="Courier New" w:hint="default"/>
      </w:rPr>
    </w:lvl>
    <w:lvl w:ilvl="2" w:tplc="B3066F3A">
      <w:start w:val="1"/>
      <w:numFmt w:val="bullet"/>
      <w:lvlText w:val=""/>
      <w:lvlJc w:val="left"/>
      <w:pPr>
        <w:ind w:left="2160" w:hanging="360"/>
      </w:pPr>
      <w:rPr>
        <w:rFonts w:ascii="Wingdings" w:hAnsi="Wingdings" w:hint="default"/>
      </w:rPr>
    </w:lvl>
    <w:lvl w:ilvl="3" w:tplc="7D824FD8">
      <w:start w:val="1"/>
      <w:numFmt w:val="bullet"/>
      <w:lvlText w:val=""/>
      <w:lvlJc w:val="left"/>
      <w:pPr>
        <w:ind w:left="2880" w:hanging="360"/>
      </w:pPr>
      <w:rPr>
        <w:rFonts w:ascii="Symbol" w:hAnsi="Symbol" w:hint="default"/>
      </w:rPr>
    </w:lvl>
    <w:lvl w:ilvl="4" w:tplc="7BC24D92">
      <w:start w:val="1"/>
      <w:numFmt w:val="bullet"/>
      <w:lvlText w:val="o"/>
      <w:lvlJc w:val="left"/>
      <w:pPr>
        <w:ind w:left="3600" w:hanging="360"/>
      </w:pPr>
      <w:rPr>
        <w:rFonts w:ascii="Courier New" w:hAnsi="Courier New" w:hint="default"/>
      </w:rPr>
    </w:lvl>
    <w:lvl w:ilvl="5" w:tplc="2F3097FE">
      <w:start w:val="1"/>
      <w:numFmt w:val="bullet"/>
      <w:lvlText w:val=""/>
      <w:lvlJc w:val="left"/>
      <w:pPr>
        <w:ind w:left="4320" w:hanging="360"/>
      </w:pPr>
      <w:rPr>
        <w:rFonts w:ascii="Wingdings" w:hAnsi="Wingdings" w:hint="default"/>
      </w:rPr>
    </w:lvl>
    <w:lvl w:ilvl="6" w:tplc="6BC61C14">
      <w:start w:val="1"/>
      <w:numFmt w:val="bullet"/>
      <w:lvlText w:val=""/>
      <w:lvlJc w:val="left"/>
      <w:pPr>
        <w:ind w:left="5040" w:hanging="360"/>
      </w:pPr>
      <w:rPr>
        <w:rFonts w:ascii="Symbol" w:hAnsi="Symbol" w:hint="default"/>
      </w:rPr>
    </w:lvl>
    <w:lvl w:ilvl="7" w:tplc="9DAEC5E4">
      <w:start w:val="1"/>
      <w:numFmt w:val="bullet"/>
      <w:lvlText w:val="o"/>
      <w:lvlJc w:val="left"/>
      <w:pPr>
        <w:ind w:left="5760" w:hanging="360"/>
      </w:pPr>
      <w:rPr>
        <w:rFonts w:ascii="Courier New" w:hAnsi="Courier New" w:hint="default"/>
      </w:rPr>
    </w:lvl>
    <w:lvl w:ilvl="8" w:tplc="3B1E3E38">
      <w:start w:val="1"/>
      <w:numFmt w:val="bullet"/>
      <w:lvlText w:val=""/>
      <w:lvlJc w:val="left"/>
      <w:pPr>
        <w:ind w:left="6480" w:hanging="360"/>
      </w:pPr>
      <w:rPr>
        <w:rFonts w:ascii="Wingdings" w:hAnsi="Wingdings" w:hint="default"/>
      </w:rPr>
    </w:lvl>
  </w:abstractNum>
  <w:abstractNum w:abstractNumId="9" w15:restartNumberingAfterBreak="0">
    <w:nsid w:val="17430C52"/>
    <w:multiLevelType w:val="hybridMultilevel"/>
    <w:tmpl w:val="ACFE3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F63504"/>
    <w:multiLevelType w:val="hybridMultilevel"/>
    <w:tmpl w:val="3692FDCA"/>
    <w:lvl w:ilvl="0" w:tplc="CF1AA95E">
      <w:start w:val="1"/>
      <w:numFmt w:val="bullet"/>
      <w:lvlText w:val="o"/>
      <w:lvlJc w:val="left"/>
      <w:pPr>
        <w:ind w:left="720" w:hanging="360"/>
      </w:pPr>
      <w:rPr>
        <w:rFonts w:ascii="Courier New" w:hAnsi="Courier New" w:hint="default"/>
      </w:rPr>
    </w:lvl>
    <w:lvl w:ilvl="1" w:tplc="272E8074">
      <w:start w:val="1"/>
      <w:numFmt w:val="bullet"/>
      <w:lvlText w:val="o"/>
      <w:lvlJc w:val="left"/>
      <w:pPr>
        <w:ind w:left="1440" w:hanging="360"/>
      </w:pPr>
      <w:rPr>
        <w:rFonts w:ascii="Courier New" w:hAnsi="Courier New" w:hint="default"/>
      </w:rPr>
    </w:lvl>
    <w:lvl w:ilvl="2" w:tplc="4016F39E">
      <w:start w:val="1"/>
      <w:numFmt w:val="bullet"/>
      <w:lvlText w:val=""/>
      <w:lvlJc w:val="left"/>
      <w:pPr>
        <w:ind w:left="2160" w:hanging="360"/>
      </w:pPr>
      <w:rPr>
        <w:rFonts w:ascii="Wingdings" w:hAnsi="Wingdings" w:hint="default"/>
      </w:rPr>
    </w:lvl>
    <w:lvl w:ilvl="3" w:tplc="B4665094">
      <w:start w:val="1"/>
      <w:numFmt w:val="bullet"/>
      <w:lvlText w:val=""/>
      <w:lvlJc w:val="left"/>
      <w:pPr>
        <w:ind w:left="2880" w:hanging="360"/>
      </w:pPr>
      <w:rPr>
        <w:rFonts w:ascii="Symbol" w:hAnsi="Symbol" w:hint="default"/>
      </w:rPr>
    </w:lvl>
    <w:lvl w:ilvl="4" w:tplc="D27EE3CE">
      <w:start w:val="1"/>
      <w:numFmt w:val="bullet"/>
      <w:lvlText w:val="o"/>
      <w:lvlJc w:val="left"/>
      <w:pPr>
        <w:ind w:left="3600" w:hanging="360"/>
      </w:pPr>
      <w:rPr>
        <w:rFonts w:ascii="Courier New" w:hAnsi="Courier New" w:hint="default"/>
      </w:rPr>
    </w:lvl>
    <w:lvl w:ilvl="5" w:tplc="03981F4A">
      <w:start w:val="1"/>
      <w:numFmt w:val="bullet"/>
      <w:lvlText w:val=""/>
      <w:lvlJc w:val="left"/>
      <w:pPr>
        <w:ind w:left="4320" w:hanging="360"/>
      </w:pPr>
      <w:rPr>
        <w:rFonts w:ascii="Wingdings" w:hAnsi="Wingdings" w:hint="default"/>
      </w:rPr>
    </w:lvl>
    <w:lvl w:ilvl="6" w:tplc="D4C66DA8">
      <w:start w:val="1"/>
      <w:numFmt w:val="bullet"/>
      <w:lvlText w:val=""/>
      <w:lvlJc w:val="left"/>
      <w:pPr>
        <w:ind w:left="5040" w:hanging="360"/>
      </w:pPr>
      <w:rPr>
        <w:rFonts w:ascii="Symbol" w:hAnsi="Symbol" w:hint="default"/>
      </w:rPr>
    </w:lvl>
    <w:lvl w:ilvl="7" w:tplc="404067A0">
      <w:start w:val="1"/>
      <w:numFmt w:val="bullet"/>
      <w:lvlText w:val="o"/>
      <w:lvlJc w:val="left"/>
      <w:pPr>
        <w:ind w:left="5760" w:hanging="360"/>
      </w:pPr>
      <w:rPr>
        <w:rFonts w:ascii="Courier New" w:hAnsi="Courier New" w:hint="default"/>
      </w:rPr>
    </w:lvl>
    <w:lvl w:ilvl="8" w:tplc="F1D2CE36">
      <w:start w:val="1"/>
      <w:numFmt w:val="bullet"/>
      <w:lvlText w:val=""/>
      <w:lvlJc w:val="left"/>
      <w:pPr>
        <w:ind w:left="6480" w:hanging="360"/>
      </w:pPr>
      <w:rPr>
        <w:rFonts w:ascii="Wingdings" w:hAnsi="Wingdings" w:hint="default"/>
      </w:rPr>
    </w:lvl>
  </w:abstractNum>
  <w:abstractNum w:abstractNumId="11" w15:restartNumberingAfterBreak="0">
    <w:nsid w:val="1E479D0E"/>
    <w:multiLevelType w:val="hybridMultilevel"/>
    <w:tmpl w:val="E77AD3FA"/>
    <w:lvl w:ilvl="0" w:tplc="C1CE9E98">
      <w:start w:val="1"/>
      <w:numFmt w:val="bullet"/>
      <w:lvlText w:val="o"/>
      <w:lvlJc w:val="left"/>
      <w:pPr>
        <w:ind w:left="720" w:hanging="360"/>
      </w:pPr>
      <w:rPr>
        <w:rFonts w:ascii="Courier New" w:hAnsi="Courier New" w:hint="default"/>
      </w:rPr>
    </w:lvl>
    <w:lvl w:ilvl="1" w:tplc="B37068F4">
      <w:start w:val="1"/>
      <w:numFmt w:val="bullet"/>
      <w:lvlText w:val="o"/>
      <w:lvlJc w:val="left"/>
      <w:pPr>
        <w:ind w:left="1440" w:hanging="360"/>
      </w:pPr>
      <w:rPr>
        <w:rFonts w:ascii="Courier New" w:hAnsi="Courier New" w:hint="default"/>
      </w:rPr>
    </w:lvl>
    <w:lvl w:ilvl="2" w:tplc="DF4CF268">
      <w:start w:val="1"/>
      <w:numFmt w:val="bullet"/>
      <w:lvlText w:val=""/>
      <w:lvlJc w:val="left"/>
      <w:pPr>
        <w:ind w:left="2160" w:hanging="360"/>
      </w:pPr>
      <w:rPr>
        <w:rFonts w:ascii="Wingdings" w:hAnsi="Wingdings" w:hint="default"/>
      </w:rPr>
    </w:lvl>
    <w:lvl w:ilvl="3" w:tplc="24EA9854">
      <w:start w:val="1"/>
      <w:numFmt w:val="bullet"/>
      <w:lvlText w:val=""/>
      <w:lvlJc w:val="left"/>
      <w:pPr>
        <w:ind w:left="2880" w:hanging="360"/>
      </w:pPr>
      <w:rPr>
        <w:rFonts w:ascii="Symbol" w:hAnsi="Symbol" w:hint="default"/>
      </w:rPr>
    </w:lvl>
    <w:lvl w:ilvl="4" w:tplc="6F4ADE6A">
      <w:start w:val="1"/>
      <w:numFmt w:val="bullet"/>
      <w:lvlText w:val="o"/>
      <w:lvlJc w:val="left"/>
      <w:pPr>
        <w:ind w:left="3600" w:hanging="360"/>
      </w:pPr>
      <w:rPr>
        <w:rFonts w:ascii="Courier New" w:hAnsi="Courier New" w:hint="default"/>
      </w:rPr>
    </w:lvl>
    <w:lvl w:ilvl="5" w:tplc="38D82116">
      <w:start w:val="1"/>
      <w:numFmt w:val="bullet"/>
      <w:lvlText w:val=""/>
      <w:lvlJc w:val="left"/>
      <w:pPr>
        <w:ind w:left="4320" w:hanging="360"/>
      </w:pPr>
      <w:rPr>
        <w:rFonts w:ascii="Wingdings" w:hAnsi="Wingdings" w:hint="default"/>
      </w:rPr>
    </w:lvl>
    <w:lvl w:ilvl="6" w:tplc="9C8881A6">
      <w:start w:val="1"/>
      <w:numFmt w:val="bullet"/>
      <w:lvlText w:val=""/>
      <w:lvlJc w:val="left"/>
      <w:pPr>
        <w:ind w:left="5040" w:hanging="360"/>
      </w:pPr>
      <w:rPr>
        <w:rFonts w:ascii="Symbol" w:hAnsi="Symbol" w:hint="default"/>
      </w:rPr>
    </w:lvl>
    <w:lvl w:ilvl="7" w:tplc="5656831E">
      <w:start w:val="1"/>
      <w:numFmt w:val="bullet"/>
      <w:lvlText w:val="o"/>
      <w:lvlJc w:val="left"/>
      <w:pPr>
        <w:ind w:left="5760" w:hanging="360"/>
      </w:pPr>
      <w:rPr>
        <w:rFonts w:ascii="Courier New" w:hAnsi="Courier New" w:hint="default"/>
      </w:rPr>
    </w:lvl>
    <w:lvl w:ilvl="8" w:tplc="8392035E">
      <w:start w:val="1"/>
      <w:numFmt w:val="bullet"/>
      <w:lvlText w:val=""/>
      <w:lvlJc w:val="left"/>
      <w:pPr>
        <w:ind w:left="6480" w:hanging="360"/>
      </w:pPr>
      <w:rPr>
        <w:rFonts w:ascii="Wingdings" w:hAnsi="Wingdings" w:hint="default"/>
      </w:rPr>
    </w:lvl>
  </w:abstractNum>
  <w:abstractNum w:abstractNumId="12" w15:restartNumberingAfterBreak="0">
    <w:nsid w:val="1F651CC1"/>
    <w:multiLevelType w:val="multilevel"/>
    <w:tmpl w:val="9442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612AA"/>
    <w:multiLevelType w:val="multilevel"/>
    <w:tmpl w:val="C3B46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Verdana" w:eastAsia="Aptos" w:hAnsi="Verdana"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536DF5"/>
    <w:multiLevelType w:val="hybridMultilevel"/>
    <w:tmpl w:val="F57880CC"/>
    <w:lvl w:ilvl="0" w:tplc="B49A063E">
      <w:start w:val="1"/>
      <w:numFmt w:val="decimal"/>
      <w:lvlText w:val="%1."/>
      <w:lvlJc w:val="left"/>
      <w:pPr>
        <w:ind w:left="720" w:hanging="360"/>
      </w:pPr>
    </w:lvl>
    <w:lvl w:ilvl="1" w:tplc="CED41E02">
      <w:start w:val="1"/>
      <w:numFmt w:val="lowerLetter"/>
      <w:lvlText w:val="%2."/>
      <w:lvlJc w:val="left"/>
      <w:pPr>
        <w:ind w:left="1440" w:hanging="360"/>
      </w:pPr>
    </w:lvl>
    <w:lvl w:ilvl="2" w:tplc="822E7C0C">
      <w:start w:val="1"/>
      <w:numFmt w:val="lowerRoman"/>
      <w:lvlText w:val="%3."/>
      <w:lvlJc w:val="right"/>
      <w:pPr>
        <w:ind w:left="2160" w:hanging="180"/>
      </w:pPr>
    </w:lvl>
    <w:lvl w:ilvl="3" w:tplc="6E6228EC">
      <w:start w:val="1"/>
      <w:numFmt w:val="decimal"/>
      <w:lvlText w:val="%4."/>
      <w:lvlJc w:val="left"/>
      <w:pPr>
        <w:ind w:left="2880" w:hanging="360"/>
      </w:pPr>
    </w:lvl>
    <w:lvl w:ilvl="4" w:tplc="2D80F56C">
      <w:start w:val="1"/>
      <w:numFmt w:val="lowerLetter"/>
      <w:lvlText w:val="%5."/>
      <w:lvlJc w:val="left"/>
      <w:pPr>
        <w:ind w:left="3600" w:hanging="360"/>
      </w:pPr>
    </w:lvl>
    <w:lvl w:ilvl="5" w:tplc="ED184EFC">
      <w:start w:val="1"/>
      <w:numFmt w:val="lowerRoman"/>
      <w:lvlText w:val="%6."/>
      <w:lvlJc w:val="right"/>
      <w:pPr>
        <w:ind w:left="4320" w:hanging="180"/>
      </w:pPr>
    </w:lvl>
    <w:lvl w:ilvl="6" w:tplc="AD949B60">
      <w:start w:val="1"/>
      <w:numFmt w:val="decimal"/>
      <w:lvlText w:val="%7."/>
      <w:lvlJc w:val="left"/>
      <w:pPr>
        <w:ind w:left="5040" w:hanging="360"/>
      </w:pPr>
    </w:lvl>
    <w:lvl w:ilvl="7" w:tplc="28D0096C">
      <w:start w:val="1"/>
      <w:numFmt w:val="lowerLetter"/>
      <w:lvlText w:val="%8."/>
      <w:lvlJc w:val="left"/>
      <w:pPr>
        <w:ind w:left="5760" w:hanging="360"/>
      </w:pPr>
    </w:lvl>
    <w:lvl w:ilvl="8" w:tplc="D960F4E2">
      <w:start w:val="1"/>
      <w:numFmt w:val="lowerRoman"/>
      <w:lvlText w:val="%9."/>
      <w:lvlJc w:val="right"/>
      <w:pPr>
        <w:ind w:left="6480" w:hanging="180"/>
      </w:pPr>
    </w:lvl>
  </w:abstractNum>
  <w:abstractNum w:abstractNumId="15" w15:restartNumberingAfterBreak="0">
    <w:nsid w:val="262D570B"/>
    <w:multiLevelType w:val="hybridMultilevel"/>
    <w:tmpl w:val="218E8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318E81"/>
    <w:multiLevelType w:val="hybridMultilevel"/>
    <w:tmpl w:val="A1C6A340"/>
    <w:lvl w:ilvl="0" w:tplc="54CC7F00">
      <w:start w:val="1"/>
      <w:numFmt w:val="bullet"/>
      <w:lvlText w:val="o"/>
      <w:lvlJc w:val="left"/>
      <w:pPr>
        <w:ind w:left="720" w:hanging="360"/>
      </w:pPr>
      <w:rPr>
        <w:rFonts w:ascii="Courier New" w:hAnsi="Courier New" w:hint="default"/>
      </w:rPr>
    </w:lvl>
    <w:lvl w:ilvl="1" w:tplc="944A3DEC">
      <w:start w:val="1"/>
      <w:numFmt w:val="bullet"/>
      <w:lvlText w:val="o"/>
      <w:lvlJc w:val="left"/>
      <w:pPr>
        <w:ind w:left="1440" w:hanging="360"/>
      </w:pPr>
      <w:rPr>
        <w:rFonts w:ascii="Courier New" w:hAnsi="Courier New" w:hint="default"/>
      </w:rPr>
    </w:lvl>
    <w:lvl w:ilvl="2" w:tplc="102E1600">
      <w:start w:val="1"/>
      <w:numFmt w:val="bullet"/>
      <w:lvlText w:val=""/>
      <w:lvlJc w:val="left"/>
      <w:pPr>
        <w:ind w:left="2160" w:hanging="360"/>
      </w:pPr>
      <w:rPr>
        <w:rFonts w:ascii="Wingdings" w:hAnsi="Wingdings" w:hint="default"/>
      </w:rPr>
    </w:lvl>
    <w:lvl w:ilvl="3" w:tplc="3BA469DC">
      <w:start w:val="1"/>
      <w:numFmt w:val="bullet"/>
      <w:lvlText w:val=""/>
      <w:lvlJc w:val="left"/>
      <w:pPr>
        <w:ind w:left="2880" w:hanging="360"/>
      </w:pPr>
      <w:rPr>
        <w:rFonts w:ascii="Symbol" w:hAnsi="Symbol" w:hint="default"/>
      </w:rPr>
    </w:lvl>
    <w:lvl w:ilvl="4" w:tplc="A344E42A">
      <w:start w:val="1"/>
      <w:numFmt w:val="bullet"/>
      <w:lvlText w:val="o"/>
      <w:lvlJc w:val="left"/>
      <w:pPr>
        <w:ind w:left="3600" w:hanging="360"/>
      </w:pPr>
      <w:rPr>
        <w:rFonts w:ascii="Courier New" w:hAnsi="Courier New" w:hint="default"/>
      </w:rPr>
    </w:lvl>
    <w:lvl w:ilvl="5" w:tplc="B1F6BDBE">
      <w:start w:val="1"/>
      <w:numFmt w:val="bullet"/>
      <w:lvlText w:val=""/>
      <w:lvlJc w:val="left"/>
      <w:pPr>
        <w:ind w:left="4320" w:hanging="360"/>
      </w:pPr>
      <w:rPr>
        <w:rFonts w:ascii="Wingdings" w:hAnsi="Wingdings" w:hint="default"/>
      </w:rPr>
    </w:lvl>
    <w:lvl w:ilvl="6" w:tplc="9E86F39A">
      <w:start w:val="1"/>
      <w:numFmt w:val="bullet"/>
      <w:lvlText w:val=""/>
      <w:lvlJc w:val="left"/>
      <w:pPr>
        <w:ind w:left="5040" w:hanging="360"/>
      </w:pPr>
      <w:rPr>
        <w:rFonts w:ascii="Symbol" w:hAnsi="Symbol" w:hint="default"/>
      </w:rPr>
    </w:lvl>
    <w:lvl w:ilvl="7" w:tplc="F412E87C">
      <w:start w:val="1"/>
      <w:numFmt w:val="bullet"/>
      <w:lvlText w:val="o"/>
      <w:lvlJc w:val="left"/>
      <w:pPr>
        <w:ind w:left="5760" w:hanging="360"/>
      </w:pPr>
      <w:rPr>
        <w:rFonts w:ascii="Courier New" w:hAnsi="Courier New" w:hint="default"/>
      </w:rPr>
    </w:lvl>
    <w:lvl w:ilvl="8" w:tplc="80EEC78E">
      <w:start w:val="1"/>
      <w:numFmt w:val="bullet"/>
      <w:lvlText w:val=""/>
      <w:lvlJc w:val="left"/>
      <w:pPr>
        <w:ind w:left="6480" w:hanging="360"/>
      </w:pPr>
      <w:rPr>
        <w:rFonts w:ascii="Wingdings" w:hAnsi="Wingdings" w:hint="default"/>
      </w:rPr>
    </w:lvl>
  </w:abstractNum>
  <w:abstractNum w:abstractNumId="17" w15:restartNumberingAfterBreak="0">
    <w:nsid w:val="26636D2B"/>
    <w:multiLevelType w:val="hybridMultilevel"/>
    <w:tmpl w:val="47F87F96"/>
    <w:lvl w:ilvl="0" w:tplc="207A3F8E">
      <w:start w:val="1"/>
      <w:numFmt w:val="bullet"/>
      <w:lvlText w:val="o"/>
      <w:lvlJc w:val="left"/>
      <w:pPr>
        <w:ind w:left="720" w:hanging="360"/>
      </w:pPr>
      <w:rPr>
        <w:rFonts w:ascii="Courier New" w:hAnsi="Courier New" w:hint="default"/>
      </w:rPr>
    </w:lvl>
    <w:lvl w:ilvl="1" w:tplc="981E3390">
      <w:start w:val="1"/>
      <w:numFmt w:val="bullet"/>
      <w:lvlText w:val="o"/>
      <w:lvlJc w:val="left"/>
      <w:pPr>
        <w:ind w:left="1440" w:hanging="360"/>
      </w:pPr>
      <w:rPr>
        <w:rFonts w:ascii="Courier New" w:hAnsi="Courier New" w:hint="default"/>
      </w:rPr>
    </w:lvl>
    <w:lvl w:ilvl="2" w:tplc="61CEB600">
      <w:start w:val="1"/>
      <w:numFmt w:val="bullet"/>
      <w:lvlText w:val=""/>
      <w:lvlJc w:val="left"/>
      <w:pPr>
        <w:ind w:left="2160" w:hanging="360"/>
      </w:pPr>
      <w:rPr>
        <w:rFonts w:ascii="Wingdings" w:hAnsi="Wingdings" w:hint="default"/>
      </w:rPr>
    </w:lvl>
    <w:lvl w:ilvl="3" w:tplc="A862475E">
      <w:start w:val="1"/>
      <w:numFmt w:val="bullet"/>
      <w:lvlText w:val=""/>
      <w:lvlJc w:val="left"/>
      <w:pPr>
        <w:ind w:left="2880" w:hanging="360"/>
      </w:pPr>
      <w:rPr>
        <w:rFonts w:ascii="Symbol" w:hAnsi="Symbol" w:hint="default"/>
      </w:rPr>
    </w:lvl>
    <w:lvl w:ilvl="4" w:tplc="7206D88E">
      <w:start w:val="1"/>
      <w:numFmt w:val="bullet"/>
      <w:lvlText w:val="o"/>
      <w:lvlJc w:val="left"/>
      <w:pPr>
        <w:ind w:left="3600" w:hanging="360"/>
      </w:pPr>
      <w:rPr>
        <w:rFonts w:ascii="Courier New" w:hAnsi="Courier New" w:hint="default"/>
      </w:rPr>
    </w:lvl>
    <w:lvl w:ilvl="5" w:tplc="7F94B162">
      <w:start w:val="1"/>
      <w:numFmt w:val="bullet"/>
      <w:lvlText w:val=""/>
      <w:lvlJc w:val="left"/>
      <w:pPr>
        <w:ind w:left="4320" w:hanging="360"/>
      </w:pPr>
      <w:rPr>
        <w:rFonts w:ascii="Wingdings" w:hAnsi="Wingdings" w:hint="default"/>
      </w:rPr>
    </w:lvl>
    <w:lvl w:ilvl="6" w:tplc="7CB48E78">
      <w:start w:val="1"/>
      <w:numFmt w:val="bullet"/>
      <w:lvlText w:val=""/>
      <w:lvlJc w:val="left"/>
      <w:pPr>
        <w:ind w:left="5040" w:hanging="360"/>
      </w:pPr>
      <w:rPr>
        <w:rFonts w:ascii="Symbol" w:hAnsi="Symbol" w:hint="default"/>
      </w:rPr>
    </w:lvl>
    <w:lvl w:ilvl="7" w:tplc="00BEC4DA">
      <w:start w:val="1"/>
      <w:numFmt w:val="bullet"/>
      <w:lvlText w:val="o"/>
      <w:lvlJc w:val="left"/>
      <w:pPr>
        <w:ind w:left="5760" w:hanging="360"/>
      </w:pPr>
      <w:rPr>
        <w:rFonts w:ascii="Courier New" w:hAnsi="Courier New" w:hint="default"/>
      </w:rPr>
    </w:lvl>
    <w:lvl w:ilvl="8" w:tplc="77963150">
      <w:start w:val="1"/>
      <w:numFmt w:val="bullet"/>
      <w:lvlText w:val=""/>
      <w:lvlJc w:val="left"/>
      <w:pPr>
        <w:ind w:left="6480" w:hanging="360"/>
      </w:pPr>
      <w:rPr>
        <w:rFonts w:ascii="Wingdings" w:hAnsi="Wingdings" w:hint="default"/>
      </w:rPr>
    </w:lvl>
  </w:abstractNum>
  <w:abstractNum w:abstractNumId="18" w15:restartNumberingAfterBreak="0">
    <w:nsid w:val="281B200B"/>
    <w:multiLevelType w:val="hybridMultilevel"/>
    <w:tmpl w:val="23DAB842"/>
    <w:lvl w:ilvl="0" w:tplc="41744AC0">
      <w:start w:val="1"/>
      <w:numFmt w:val="bullet"/>
      <w:lvlText w:val=""/>
      <w:lvlJc w:val="left"/>
      <w:pPr>
        <w:ind w:left="720" w:hanging="360"/>
      </w:pPr>
      <w:rPr>
        <w:rFonts w:ascii="Symbol" w:hAnsi="Symbol" w:hint="default"/>
      </w:rPr>
    </w:lvl>
    <w:lvl w:ilvl="1" w:tplc="356E0486">
      <w:start w:val="1"/>
      <w:numFmt w:val="bullet"/>
      <w:lvlText w:val="o"/>
      <w:lvlJc w:val="left"/>
      <w:pPr>
        <w:ind w:left="1440" w:hanging="360"/>
      </w:pPr>
      <w:rPr>
        <w:rFonts w:ascii="Courier New" w:hAnsi="Courier New" w:hint="default"/>
      </w:rPr>
    </w:lvl>
    <w:lvl w:ilvl="2" w:tplc="F384D134">
      <w:start w:val="1"/>
      <w:numFmt w:val="bullet"/>
      <w:lvlText w:val=""/>
      <w:lvlJc w:val="left"/>
      <w:pPr>
        <w:ind w:left="2160" w:hanging="360"/>
      </w:pPr>
      <w:rPr>
        <w:rFonts w:ascii="Wingdings" w:hAnsi="Wingdings" w:hint="default"/>
      </w:rPr>
    </w:lvl>
    <w:lvl w:ilvl="3" w:tplc="6A04A0C8">
      <w:start w:val="1"/>
      <w:numFmt w:val="bullet"/>
      <w:lvlText w:val=""/>
      <w:lvlJc w:val="left"/>
      <w:pPr>
        <w:ind w:left="2880" w:hanging="360"/>
      </w:pPr>
      <w:rPr>
        <w:rFonts w:ascii="Symbol" w:hAnsi="Symbol" w:hint="default"/>
      </w:rPr>
    </w:lvl>
    <w:lvl w:ilvl="4" w:tplc="81004FA2">
      <w:start w:val="1"/>
      <w:numFmt w:val="bullet"/>
      <w:lvlText w:val="o"/>
      <w:lvlJc w:val="left"/>
      <w:pPr>
        <w:ind w:left="3600" w:hanging="360"/>
      </w:pPr>
      <w:rPr>
        <w:rFonts w:ascii="Courier New" w:hAnsi="Courier New" w:hint="default"/>
      </w:rPr>
    </w:lvl>
    <w:lvl w:ilvl="5" w:tplc="8646B0E0">
      <w:start w:val="1"/>
      <w:numFmt w:val="bullet"/>
      <w:lvlText w:val=""/>
      <w:lvlJc w:val="left"/>
      <w:pPr>
        <w:ind w:left="4320" w:hanging="360"/>
      </w:pPr>
      <w:rPr>
        <w:rFonts w:ascii="Wingdings" w:hAnsi="Wingdings" w:hint="default"/>
      </w:rPr>
    </w:lvl>
    <w:lvl w:ilvl="6" w:tplc="F54858A4">
      <w:start w:val="1"/>
      <w:numFmt w:val="bullet"/>
      <w:lvlText w:val=""/>
      <w:lvlJc w:val="left"/>
      <w:pPr>
        <w:ind w:left="5040" w:hanging="360"/>
      </w:pPr>
      <w:rPr>
        <w:rFonts w:ascii="Symbol" w:hAnsi="Symbol" w:hint="default"/>
      </w:rPr>
    </w:lvl>
    <w:lvl w:ilvl="7" w:tplc="EBBAD732">
      <w:start w:val="1"/>
      <w:numFmt w:val="bullet"/>
      <w:lvlText w:val="o"/>
      <w:lvlJc w:val="left"/>
      <w:pPr>
        <w:ind w:left="5760" w:hanging="360"/>
      </w:pPr>
      <w:rPr>
        <w:rFonts w:ascii="Courier New" w:hAnsi="Courier New" w:hint="default"/>
      </w:rPr>
    </w:lvl>
    <w:lvl w:ilvl="8" w:tplc="22DCC7C4">
      <w:start w:val="1"/>
      <w:numFmt w:val="bullet"/>
      <w:lvlText w:val=""/>
      <w:lvlJc w:val="left"/>
      <w:pPr>
        <w:ind w:left="6480" w:hanging="360"/>
      </w:pPr>
      <w:rPr>
        <w:rFonts w:ascii="Wingdings" w:hAnsi="Wingdings" w:hint="default"/>
      </w:rPr>
    </w:lvl>
  </w:abstractNum>
  <w:abstractNum w:abstractNumId="19" w15:restartNumberingAfterBreak="0">
    <w:nsid w:val="29BE2577"/>
    <w:multiLevelType w:val="multilevel"/>
    <w:tmpl w:val="0668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4A0415"/>
    <w:multiLevelType w:val="hybridMultilevel"/>
    <w:tmpl w:val="055CF736"/>
    <w:lvl w:ilvl="0" w:tplc="9F7ABB98">
      <w:start w:val="1"/>
      <w:numFmt w:val="bullet"/>
      <w:lvlText w:val=""/>
      <w:lvlJc w:val="left"/>
      <w:pPr>
        <w:ind w:left="720" w:hanging="360"/>
      </w:pPr>
      <w:rPr>
        <w:rFonts w:ascii="Symbol" w:hAnsi="Symbol" w:hint="default"/>
      </w:rPr>
    </w:lvl>
    <w:lvl w:ilvl="1" w:tplc="63145898">
      <w:start w:val="1"/>
      <w:numFmt w:val="bullet"/>
      <w:lvlText w:val="o"/>
      <w:lvlJc w:val="left"/>
      <w:pPr>
        <w:ind w:left="1440" w:hanging="360"/>
      </w:pPr>
      <w:rPr>
        <w:rFonts w:ascii="Courier New" w:hAnsi="Courier New" w:hint="default"/>
      </w:rPr>
    </w:lvl>
    <w:lvl w:ilvl="2" w:tplc="4CA02F24">
      <w:start w:val="1"/>
      <w:numFmt w:val="bullet"/>
      <w:lvlText w:val=""/>
      <w:lvlJc w:val="left"/>
      <w:pPr>
        <w:ind w:left="2160" w:hanging="360"/>
      </w:pPr>
      <w:rPr>
        <w:rFonts w:ascii="Wingdings" w:hAnsi="Wingdings" w:hint="default"/>
      </w:rPr>
    </w:lvl>
    <w:lvl w:ilvl="3" w:tplc="D5B04F0E">
      <w:start w:val="1"/>
      <w:numFmt w:val="bullet"/>
      <w:lvlText w:val=""/>
      <w:lvlJc w:val="left"/>
      <w:pPr>
        <w:ind w:left="2880" w:hanging="360"/>
      </w:pPr>
      <w:rPr>
        <w:rFonts w:ascii="Symbol" w:hAnsi="Symbol" w:hint="default"/>
      </w:rPr>
    </w:lvl>
    <w:lvl w:ilvl="4" w:tplc="5A607666">
      <w:start w:val="1"/>
      <w:numFmt w:val="bullet"/>
      <w:lvlText w:val="o"/>
      <w:lvlJc w:val="left"/>
      <w:pPr>
        <w:ind w:left="3600" w:hanging="360"/>
      </w:pPr>
      <w:rPr>
        <w:rFonts w:ascii="Courier New" w:hAnsi="Courier New" w:hint="default"/>
      </w:rPr>
    </w:lvl>
    <w:lvl w:ilvl="5" w:tplc="B19C1DC6">
      <w:start w:val="1"/>
      <w:numFmt w:val="bullet"/>
      <w:lvlText w:val=""/>
      <w:lvlJc w:val="left"/>
      <w:pPr>
        <w:ind w:left="4320" w:hanging="360"/>
      </w:pPr>
      <w:rPr>
        <w:rFonts w:ascii="Wingdings" w:hAnsi="Wingdings" w:hint="default"/>
      </w:rPr>
    </w:lvl>
    <w:lvl w:ilvl="6" w:tplc="95205C64">
      <w:start w:val="1"/>
      <w:numFmt w:val="bullet"/>
      <w:lvlText w:val=""/>
      <w:lvlJc w:val="left"/>
      <w:pPr>
        <w:ind w:left="5040" w:hanging="360"/>
      </w:pPr>
      <w:rPr>
        <w:rFonts w:ascii="Symbol" w:hAnsi="Symbol" w:hint="default"/>
      </w:rPr>
    </w:lvl>
    <w:lvl w:ilvl="7" w:tplc="D082B774">
      <w:start w:val="1"/>
      <w:numFmt w:val="bullet"/>
      <w:lvlText w:val="o"/>
      <w:lvlJc w:val="left"/>
      <w:pPr>
        <w:ind w:left="5760" w:hanging="360"/>
      </w:pPr>
      <w:rPr>
        <w:rFonts w:ascii="Courier New" w:hAnsi="Courier New" w:hint="default"/>
      </w:rPr>
    </w:lvl>
    <w:lvl w:ilvl="8" w:tplc="65C0FFE6">
      <w:start w:val="1"/>
      <w:numFmt w:val="bullet"/>
      <w:lvlText w:val=""/>
      <w:lvlJc w:val="left"/>
      <w:pPr>
        <w:ind w:left="6480" w:hanging="360"/>
      </w:pPr>
      <w:rPr>
        <w:rFonts w:ascii="Wingdings" w:hAnsi="Wingdings" w:hint="default"/>
      </w:rPr>
    </w:lvl>
  </w:abstractNum>
  <w:abstractNum w:abstractNumId="21" w15:restartNumberingAfterBreak="0">
    <w:nsid w:val="307BD0B3"/>
    <w:multiLevelType w:val="hybridMultilevel"/>
    <w:tmpl w:val="F104C770"/>
    <w:lvl w:ilvl="0" w:tplc="BA18C050">
      <w:start w:val="1"/>
      <w:numFmt w:val="bullet"/>
      <w:lvlText w:val="o"/>
      <w:lvlJc w:val="left"/>
      <w:pPr>
        <w:ind w:left="720" w:hanging="360"/>
      </w:pPr>
      <w:rPr>
        <w:rFonts w:ascii="Courier New" w:hAnsi="Courier New" w:hint="default"/>
      </w:rPr>
    </w:lvl>
    <w:lvl w:ilvl="1" w:tplc="5582ED36">
      <w:start w:val="1"/>
      <w:numFmt w:val="bullet"/>
      <w:lvlText w:val="o"/>
      <w:lvlJc w:val="left"/>
      <w:pPr>
        <w:ind w:left="1440" w:hanging="360"/>
      </w:pPr>
      <w:rPr>
        <w:rFonts w:ascii="Courier New" w:hAnsi="Courier New" w:hint="default"/>
      </w:rPr>
    </w:lvl>
    <w:lvl w:ilvl="2" w:tplc="D8F81E54">
      <w:start w:val="1"/>
      <w:numFmt w:val="bullet"/>
      <w:lvlText w:val=""/>
      <w:lvlJc w:val="left"/>
      <w:pPr>
        <w:ind w:left="2160" w:hanging="360"/>
      </w:pPr>
      <w:rPr>
        <w:rFonts w:ascii="Wingdings" w:hAnsi="Wingdings" w:hint="default"/>
      </w:rPr>
    </w:lvl>
    <w:lvl w:ilvl="3" w:tplc="DF1A864C">
      <w:start w:val="1"/>
      <w:numFmt w:val="bullet"/>
      <w:lvlText w:val=""/>
      <w:lvlJc w:val="left"/>
      <w:pPr>
        <w:ind w:left="2880" w:hanging="360"/>
      </w:pPr>
      <w:rPr>
        <w:rFonts w:ascii="Symbol" w:hAnsi="Symbol" w:hint="default"/>
      </w:rPr>
    </w:lvl>
    <w:lvl w:ilvl="4" w:tplc="917A6D7C">
      <w:start w:val="1"/>
      <w:numFmt w:val="bullet"/>
      <w:lvlText w:val="o"/>
      <w:lvlJc w:val="left"/>
      <w:pPr>
        <w:ind w:left="3600" w:hanging="360"/>
      </w:pPr>
      <w:rPr>
        <w:rFonts w:ascii="Courier New" w:hAnsi="Courier New" w:hint="default"/>
      </w:rPr>
    </w:lvl>
    <w:lvl w:ilvl="5" w:tplc="C64255E6">
      <w:start w:val="1"/>
      <w:numFmt w:val="bullet"/>
      <w:lvlText w:val=""/>
      <w:lvlJc w:val="left"/>
      <w:pPr>
        <w:ind w:left="4320" w:hanging="360"/>
      </w:pPr>
      <w:rPr>
        <w:rFonts w:ascii="Wingdings" w:hAnsi="Wingdings" w:hint="default"/>
      </w:rPr>
    </w:lvl>
    <w:lvl w:ilvl="6" w:tplc="B9D83334">
      <w:start w:val="1"/>
      <w:numFmt w:val="bullet"/>
      <w:lvlText w:val=""/>
      <w:lvlJc w:val="left"/>
      <w:pPr>
        <w:ind w:left="5040" w:hanging="360"/>
      </w:pPr>
      <w:rPr>
        <w:rFonts w:ascii="Symbol" w:hAnsi="Symbol" w:hint="default"/>
      </w:rPr>
    </w:lvl>
    <w:lvl w:ilvl="7" w:tplc="A95222AE">
      <w:start w:val="1"/>
      <w:numFmt w:val="bullet"/>
      <w:lvlText w:val="o"/>
      <w:lvlJc w:val="left"/>
      <w:pPr>
        <w:ind w:left="5760" w:hanging="360"/>
      </w:pPr>
      <w:rPr>
        <w:rFonts w:ascii="Courier New" w:hAnsi="Courier New" w:hint="default"/>
      </w:rPr>
    </w:lvl>
    <w:lvl w:ilvl="8" w:tplc="C038A29A">
      <w:start w:val="1"/>
      <w:numFmt w:val="bullet"/>
      <w:lvlText w:val=""/>
      <w:lvlJc w:val="left"/>
      <w:pPr>
        <w:ind w:left="6480" w:hanging="360"/>
      </w:pPr>
      <w:rPr>
        <w:rFonts w:ascii="Wingdings" w:hAnsi="Wingdings" w:hint="default"/>
      </w:rPr>
    </w:lvl>
  </w:abstractNum>
  <w:abstractNum w:abstractNumId="22" w15:restartNumberingAfterBreak="0">
    <w:nsid w:val="387D5046"/>
    <w:multiLevelType w:val="multilevel"/>
    <w:tmpl w:val="84621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4609DF"/>
    <w:multiLevelType w:val="hybridMultilevel"/>
    <w:tmpl w:val="67325D9A"/>
    <w:lvl w:ilvl="0" w:tplc="7570AA94">
      <w:start w:val="1"/>
      <w:numFmt w:val="bullet"/>
      <w:lvlText w:val="o"/>
      <w:lvlJc w:val="left"/>
      <w:pPr>
        <w:ind w:left="720" w:hanging="360"/>
      </w:pPr>
      <w:rPr>
        <w:rFonts w:ascii="Courier New" w:hAnsi="Courier New" w:hint="default"/>
      </w:rPr>
    </w:lvl>
    <w:lvl w:ilvl="1" w:tplc="964452BC">
      <w:start w:val="1"/>
      <w:numFmt w:val="bullet"/>
      <w:lvlText w:val="o"/>
      <w:lvlJc w:val="left"/>
      <w:pPr>
        <w:ind w:left="1440" w:hanging="360"/>
      </w:pPr>
      <w:rPr>
        <w:rFonts w:ascii="Courier New" w:hAnsi="Courier New" w:hint="default"/>
      </w:rPr>
    </w:lvl>
    <w:lvl w:ilvl="2" w:tplc="78C0D076">
      <w:start w:val="1"/>
      <w:numFmt w:val="bullet"/>
      <w:lvlText w:val=""/>
      <w:lvlJc w:val="left"/>
      <w:pPr>
        <w:ind w:left="2160" w:hanging="360"/>
      </w:pPr>
      <w:rPr>
        <w:rFonts w:ascii="Wingdings" w:hAnsi="Wingdings" w:hint="default"/>
      </w:rPr>
    </w:lvl>
    <w:lvl w:ilvl="3" w:tplc="EF7C2156">
      <w:start w:val="1"/>
      <w:numFmt w:val="bullet"/>
      <w:lvlText w:val=""/>
      <w:lvlJc w:val="left"/>
      <w:pPr>
        <w:ind w:left="2880" w:hanging="360"/>
      </w:pPr>
      <w:rPr>
        <w:rFonts w:ascii="Symbol" w:hAnsi="Symbol" w:hint="default"/>
      </w:rPr>
    </w:lvl>
    <w:lvl w:ilvl="4" w:tplc="57CA6B0A">
      <w:start w:val="1"/>
      <w:numFmt w:val="bullet"/>
      <w:lvlText w:val="o"/>
      <w:lvlJc w:val="left"/>
      <w:pPr>
        <w:ind w:left="3600" w:hanging="360"/>
      </w:pPr>
      <w:rPr>
        <w:rFonts w:ascii="Courier New" w:hAnsi="Courier New" w:hint="default"/>
      </w:rPr>
    </w:lvl>
    <w:lvl w:ilvl="5" w:tplc="E5207E10">
      <w:start w:val="1"/>
      <w:numFmt w:val="bullet"/>
      <w:lvlText w:val=""/>
      <w:lvlJc w:val="left"/>
      <w:pPr>
        <w:ind w:left="4320" w:hanging="360"/>
      </w:pPr>
      <w:rPr>
        <w:rFonts w:ascii="Wingdings" w:hAnsi="Wingdings" w:hint="default"/>
      </w:rPr>
    </w:lvl>
    <w:lvl w:ilvl="6" w:tplc="BC268ED2">
      <w:start w:val="1"/>
      <w:numFmt w:val="bullet"/>
      <w:lvlText w:val=""/>
      <w:lvlJc w:val="left"/>
      <w:pPr>
        <w:ind w:left="5040" w:hanging="360"/>
      </w:pPr>
      <w:rPr>
        <w:rFonts w:ascii="Symbol" w:hAnsi="Symbol" w:hint="default"/>
      </w:rPr>
    </w:lvl>
    <w:lvl w:ilvl="7" w:tplc="836E8F0A">
      <w:start w:val="1"/>
      <w:numFmt w:val="bullet"/>
      <w:lvlText w:val="o"/>
      <w:lvlJc w:val="left"/>
      <w:pPr>
        <w:ind w:left="5760" w:hanging="360"/>
      </w:pPr>
      <w:rPr>
        <w:rFonts w:ascii="Courier New" w:hAnsi="Courier New" w:hint="default"/>
      </w:rPr>
    </w:lvl>
    <w:lvl w:ilvl="8" w:tplc="0748BAE2">
      <w:start w:val="1"/>
      <w:numFmt w:val="bullet"/>
      <w:lvlText w:val=""/>
      <w:lvlJc w:val="left"/>
      <w:pPr>
        <w:ind w:left="6480" w:hanging="360"/>
      </w:pPr>
      <w:rPr>
        <w:rFonts w:ascii="Wingdings" w:hAnsi="Wingdings" w:hint="default"/>
      </w:rPr>
    </w:lvl>
  </w:abstractNum>
  <w:abstractNum w:abstractNumId="24" w15:restartNumberingAfterBreak="0">
    <w:nsid w:val="3B196BE3"/>
    <w:multiLevelType w:val="hybridMultilevel"/>
    <w:tmpl w:val="49AE2352"/>
    <w:lvl w:ilvl="0" w:tplc="D7126EC8">
      <w:start w:val="1"/>
      <w:numFmt w:val="decimal"/>
      <w:lvlText w:val="%1."/>
      <w:lvlJc w:val="left"/>
      <w:pPr>
        <w:ind w:left="720" w:hanging="360"/>
      </w:pPr>
      <w:rPr>
        <w:rFonts w:ascii="Verdana" w:eastAsia="Verdana" w:hAnsi="Verdana" w:cs="Verdana" w:hint="default"/>
        <w:b/>
        <w:sz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D941A66"/>
    <w:multiLevelType w:val="multilevel"/>
    <w:tmpl w:val="DB9A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D5C28"/>
    <w:multiLevelType w:val="hybridMultilevel"/>
    <w:tmpl w:val="FE6C2A6C"/>
    <w:lvl w:ilvl="0" w:tplc="FC0C236A">
      <w:start w:val="1"/>
      <w:numFmt w:val="bullet"/>
      <w:lvlText w:val="o"/>
      <w:lvlJc w:val="left"/>
      <w:pPr>
        <w:ind w:left="720" w:hanging="360"/>
      </w:pPr>
      <w:rPr>
        <w:rFonts w:ascii="Courier New" w:hAnsi="Courier New" w:hint="default"/>
      </w:rPr>
    </w:lvl>
    <w:lvl w:ilvl="1" w:tplc="0C963606">
      <w:start w:val="1"/>
      <w:numFmt w:val="bullet"/>
      <w:lvlText w:val="o"/>
      <w:lvlJc w:val="left"/>
      <w:pPr>
        <w:ind w:left="1440" w:hanging="360"/>
      </w:pPr>
      <w:rPr>
        <w:rFonts w:ascii="Courier New" w:hAnsi="Courier New" w:hint="default"/>
      </w:rPr>
    </w:lvl>
    <w:lvl w:ilvl="2" w:tplc="D052991E">
      <w:start w:val="1"/>
      <w:numFmt w:val="bullet"/>
      <w:lvlText w:val=""/>
      <w:lvlJc w:val="left"/>
      <w:pPr>
        <w:ind w:left="2160" w:hanging="360"/>
      </w:pPr>
      <w:rPr>
        <w:rFonts w:ascii="Wingdings" w:hAnsi="Wingdings" w:hint="default"/>
      </w:rPr>
    </w:lvl>
    <w:lvl w:ilvl="3" w:tplc="A95C9CE6">
      <w:start w:val="1"/>
      <w:numFmt w:val="bullet"/>
      <w:lvlText w:val=""/>
      <w:lvlJc w:val="left"/>
      <w:pPr>
        <w:ind w:left="2880" w:hanging="360"/>
      </w:pPr>
      <w:rPr>
        <w:rFonts w:ascii="Symbol" w:hAnsi="Symbol" w:hint="default"/>
      </w:rPr>
    </w:lvl>
    <w:lvl w:ilvl="4" w:tplc="C0E49E3A">
      <w:start w:val="1"/>
      <w:numFmt w:val="bullet"/>
      <w:lvlText w:val="o"/>
      <w:lvlJc w:val="left"/>
      <w:pPr>
        <w:ind w:left="3600" w:hanging="360"/>
      </w:pPr>
      <w:rPr>
        <w:rFonts w:ascii="Courier New" w:hAnsi="Courier New" w:hint="default"/>
      </w:rPr>
    </w:lvl>
    <w:lvl w:ilvl="5" w:tplc="861AFECE">
      <w:start w:val="1"/>
      <w:numFmt w:val="bullet"/>
      <w:lvlText w:val=""/>
      <w:lvlJc w:val="left"/>
      <w:pPr>
        <w:ind w:left="4320" w:hanging="360"/>
      </w:pPr>
      <w:rPr>
        <w:rFonts w:ascii="Wingdings" w:hAnsi="Wingdings" w:hint="default"/>
      </w:rPr>
    </w:lvl>
    <w:lvl w:ilvl="6" w:tplc="AE50C938">
      <w:start w:val="1"/>
      <w:numFmt w:val="bullet"/>
      <w:lvlText w:val=""/>
      <w:lvlJc w:val="left"/>
      <w:pPr>
        <w:ind w:left="5040" w:hanging="360"/>
      </w:pPr>
      <w:rPr>
        <w:rFonts w:ascii="Symbol" w:hAnsi="Symbol" w:hint="default"/>
      </w:rPr>
    </w:lvl>
    <w:lvl w:ilvl="7" w:tplc="09567A9A">
      <w:start w:val="1"/>
      <w:numFmt w:val="bullet"/>
      <w:lvlText w:val="o"/>
      <w:lvlJc w:val="left"/>
      <w:pPr>
        <w:ind w:left="5760" w:hanging="360"/>
      </w:pPr>
      <w:rPr>
        <w:rFonts w:ascii="Courier New" w:hAnsi="Courier New" w:hint="default"/>
      </w:rPr>
    </w:lvl>
    <w:lvl w:ilvl="8" w:tplc="D2A236F0">
      <w:start w:val="1"/>
      <w:numFmt w:val="bullet"/>
      <w:lvlText w:val=""/>
      <w:lvlJc w:val="left"/>
      <w:pPr>
        <w:ind w:left="6480" w:hanging="360"/>
      </w:pPr>
      <w:rPr>
        <w:rFonts w:ascii="Wingdings" w:hAnsi="Wingdings" w:hint="default"/>
      </w:rPr>
    </w:lvl>
  </w:abstractNum>
  <w:abstractNum w:abstractNumId="27" w15:restartNumberingAfterBreak="0">
    <w:nsid w:val="4D3DB4AA"/>
    <w:multiLevelType w:val="hybridMultilevel"/>
    <w:tmpl w:val="0EA644CA"/>
    <w:lvl w:ilvl="0" w:tplc="6AFCE0C0">
      <w:start w:val="1"/>
      <w:numFmt w:val="decimal"/>
      <w:lvlText w:val="%1."/>
      <w:lvlJc w:val="left"/>
      <w:pPr>
        <w:ind w:left="720" w:hanging="360"/>
      </w:pPr>
    </w:lvl>
    <w:lvl w:ilvl="1" w:tplc="B4B29DBE">
      <w:start w:val="1"/>
      <w:numFmt w:val="lowerLetter"/>
      <w:lvlText w:val="%2."/>
      <w:lvlJc w:val="left"/>
      <w:pPr>
        <w:ind w:left="1440" w:hanging="360"/>
      </w:pPr>
    </w:lvl>
    <w:lvl w:ilvl="2" w:tplc="22965466">
      <w:start w:val="1"/>
      <w:numFmt w:val="lowerRoman"/>
      <w:lvlText w:val="%3."/>
      <w:lvlJc w:val="right"/>
      <w:pPr>
        <w:ind w:left="2160" w:hanging="180"/>
      </w:pPr>
    </w:lvl>
    <w:lvl w:ilvl="3" w:tplc="380A5644">
      <w:start w:val="1"/>
      <w:numFmt w:val="decimal"/>
      <w:lvlText w:val="%4."/>
      <w:lvlJc w:val="left"/>
      <w:pPr>
        <w:ind w:left="2880" w:hanging="360"/>
      </w:pPr>
    </w:lvl>
    <w:lvl w:ilvl="4" w:tplc="BF2EFAC6">
      <w:start w:val="1"/>
      <w:numFmt w:val="lowerLetter"/>
      <w:lvlText w:val="%5."/>
      <w:lvlJc w:val="left"/>
      <w:pPr>
        <w:ind w:left="3600" w:hanging="360"/>
      </w:pPr>
    </w:lvl>
    <w:lvl w:ilvl="5" w:tplc="115C63A0">
      <w:start w:val="1"/>
      <w:numFmt w:val="lowerRoman"/>
      <w:lvlText w:val="%6."/>
      <w:lvlJc w:val="right"/>
      <w:pPr>
        <w:ind w:left="4320" w:hanging="180"/>
      </w:pPr>
    </w:lvl>
    <w:lvl w:ilvl="6" w:tplc="61707DA2">
      <w:start w:val="1"/>
      <w:numFmt w:val="decimal"/>
      <w:lvlText w:val="%7."/>
      <w:lvlJc w:val="left"/>
      <w:pPr>
        <w:ind w:left="5040" w:hanging="360"/>
      </w:pPr>
    </w:lvl>
    <w:lvl w:ilvl="7" w:tplc="4EB6EA96">
      <w:start w:val="1"/>
      <w:numFmt w:val="lowerLetter"/>
      <w:lvlText w:val="%8."/>
      <w:lvlJc w:val="left"/>
      <w:pPr>
        <w:ind w:left="5760" w:hanging="360"/>
      </w:pPr>
    </w:lvl>
    <w:lvl w:ilvl="8" w:tplc="2AEAD7E0">
      <w:start w:val="1"/>
      <w:numFmt w:val="lowerRoman"/>
      <w:lvlText w:val="%9."/>
      <w:lvlJc w:val="right"/>
      <w:pPr>
        <w:ind w:left="6480" w:hanging="180"/>
      </w:pPr>
    </w:lvl>
  </w:abstractNum>
  <w:abstractNum w:abstractNumId="28" w15:restartNumberingAfterBreak="0">
    <w:nsid w:val="52486A53"/>
    <w:multiLevelType w:val="hybridMultilevel"/>
    <w:tmpl w:val="97761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6A6D5D"/>
    <w:multiLevelType w:val="hybridMultilevel"/>
    <w:tmpl w:val="AAD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83D9A3"/>
    <w:multiLevelType w:val="hybridMultilevel"/>
    <w:tmpl w:val="10D65528"/>
    <w:lvl w:ilvl="0" w:tplc="5DD40770">
      <w:start w:val="1"/>
      <w:numFmt w:val="decimal"/>
      <w:lvlText w:val="%1."/>
      <w:lvlJc w:val="left"/>
      <w:pPr>
        <w:ind w:left="720" w:hanging="360"/>
      </w:pPr>
    </w:lvl>
    <w:lvl w:ilvl="1" w:tplc="A0DA6FF2">
      <w:start w:val="1"/>
      <w:numFmt w:val="lowerLetter"/>
      <w:lvlText w:val="%2."/>
      <w:lvlJc w:val="left"/>
      <w:pPr>
        <w:ind w:left="1440" w:hanging="360"/>
      </w:pPr>
    </w:lvl>
    <w:lvl w:ilvl="2" w:tplc="0F081DAE">
      <w:start w:val="1"/>
      <w:numFmt w:val="lowerRoman"/>
      <w:lvlText w:val="%3."/>
      <w:lvlJc w:val="right"/>
      <w:pPr>
        <w:ind w:left="2160" w:hanging="180"/>
      </w:pPr>
    </w:lvl>
    <w:lvl w:ilvl="3" w:tplc="26B436DC">
      <w:start w:val="1"/>
      <w:numFmt w:val="decimal"/>
      <w:lvlText w:val="%4."/>
      <w:lvlJc w:val="left"/>
      <w:pPr>
        <w:ind w:left="2880" w:hanging="360"/>
      </w:pPr>
    </w:lvl>
    <w:lvl w:ilvl="4" w:tplc="F210E79A">
      <w:start w:val="1"/>
      <w:numFmt w:val="lowerLetter"/>
      <w:lvlText w:val="%5."/>
      <w:lvlJc w:val="left"/>
      <w:pPr>
        <w:ind w:left="3600" w:hanging="360"/>
      </w:pPr>
    </w:lvl>
    <w:lvl w:ilvl="5" w:tplc="B5169A58">
      <w:start w:val="1"/>
      <w:numFmt w:val="lowerRoman"/>
      <w:lvlText w:val="%6."/>
      <w:lvlJc w:val="right"/>
      <w:pPr>
        <w:ind w:left="4320" w:hanging="180"/>
      </w:pPr>
    </w:lvl>
    <w:lvl w:ilvl="6" w:tplc="A9A0EA90">
      <w:start w:val="1"/>
      <w:numFmt w:val="decimal"/>
      <w:lvlText w:val="%7."/>
      <w:lvlJc w:val="left"/>
      <w:pPr>
        <w:ind w:left="5040" w:hanging="360"/>
      </w:pPr>
    </w:lvl>
    <w:lvl w:ilvl="7" w:tplc="5E660782">
      <w:start w:val="1"/>
      <w:numFmt w:val="lowerLetter"/>
      <w:lvlText w:val="%8."/>
      <w:lvlJc w:val="left"/>
      <w:pPr>
        <w:ind w:left="5760" w:hanging="360"/>
      </w:pPr>
    </w:lvl>
    <w:lvl w:ilvl="8" w:tplc="4246CE0E">
      <w:start w:val="1"/>
      <w:numFmt w:val="lowerRoman"/>
      <w:lvlText w:val="%9."/>
      <w:lvlJc w:val="right"/>
      <w:pPr>
        <w:ind w:left="6480" w:hanging="180"/>
      </w:pPr>
    </w:lvl>
  </w:abstractNum>
  <w:abstractNum w:abstractNumId="31" w15:restartNumberingAfterBreak="0">
    <w:nsid w:val="574C4E15"/>
    <w:multiLevelType w:val="hybridMultilevel"/>
    <w:tmpl w:val="74A2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59881"/>
    <w:multiLevelType w:val="hybridMultilevel"/>
    <w:tmpl w:val="49AA7A58"/>
    <w:lvl w:ilvl="0" w:tplc="11121DF4">
      <w:start w:val="1"/>
      <w:numFmt w:val="bullet"/>
      <w:lvlText w:val="o"/>
      <w:lvlJc w:val="left"/>
      <w:pPr>
        <w:ind w:left="720" w:hanging="360"/>
      </w:pPr>
      <w:rPr>
        <w:rFonts w:ascii="Courier New" w:hAnsi="Courier New" w:hint="default"/>
      </w:rPr>
    </w:lvl>
    <w:lvl w:ilvl="1" w:tplc="9D646DD6">
      <w:start w:val="1"/>
      <w:numFmt w:val="bullet"/>
      <w:lvlText w:val="o"/>
      <w:lvlJc w:val="left"/>
      <w:pPr>
        <w:ind w:left="1440" w:hanging="360"/>
      </w:pPr>
      <w:rPr>
        <w:rFonts w:ascii="Courier New" w:hAnsi="Courier New" w:hint="default"/>
      </w:rPr>
    </w:lvl>
    <w:lvl w:ilvl="2" w:tplc="158269D4">
      <w:start w:val="1"/>
      <w:numFmt w:val="bullet"/>
      <w:lvlText w:val=""/>
      <w:lvlJc w:val="left"/>
      <w:pPr>
        <w:ind w:left="2160" w:hanging="360"/>
      </w:pPr>
      <w:rPr>
        <w:rFonts w:ascii="Wingdings" w:hAnsi="Wingdings" w:hint="default"/>
      </w:rPr>
    </w:lvl>
    <w:lvl w:ilvl="3" w:tplc="5B8C9E78">
      <w:start w:val="1"/>
      <w:numFmt w:val="bullet"/>
      <w:lvlText w:val=""/>
      <w:lvlJc w:val="left"/>
      <w:pPr>
        <w:ind w:left="2880" w:hanging="360"/>
      </w:pPr>
      <w:rPr>
        <w:rFonts w:ascii="Symbol" w:hAnsi="Symbol" w:hint="default"/>
      </w:rPr>
    </w:lvl>
    <w:lvl w:ilvl="4" w:tplc="F4EE0326">
      <w:start w:val="1"/>
      <w:numFmt w:val="bullet"/>
      <w:lvlText w:val="o"/>
      <w:lvlJc w:val="left"/>
      <w:pPr>
        <w:ind w:left="3600" w:hanging="360"/>
      </w:pPr>
      <w:rPr>
        <w:rFonts w:ascii="Courier New" w:hAnsi="Courier New" w:hint="default"/>
      </w:rPr>
    </w:lvl>
    <w:lvl w:ilvl="5" w:tplc="410AA512">
      <w:start w:val="1"/>
      <w:numFmt w:val="bullet"/>
      <w:lvlText w:val=""/>
      <w:lvlJc w:val="left"/>
      <w:pPr>
        <w:ind w:left="4320" w:hanging="360"/>
      </w:pPr>
      <w:rPr>
        <w:rFonts w:ascii="Wingdings" w:hAnsi="Wingdings" w:hint="default"/>
      </w:rPr>
    </w:lvl>
    <w:lvl w:ilvl="6" w:tplc="234EF2AA">
      <w:start w:val="1"/>
      <w:numFmt w:val="bullet"/>
      <w:lvlText w:val=""/>
      <w:lvlJc w:val="left"/>
      <w:pPr>
        <w:ind w:left="5040" w:hanging="360"/>
      </w:pPr>
      <w:rPr>
        <w:rFonts w:ascii="Symbol" w:hAnsi="Symbol" w:hint="default"/>
      </w:rPr>
    </w:lvl>
    <w:lvl w:ilvl="7" w:tplc="EE1E9AF6">
      <w:start w:val="1"/>
      <w:numFmt w:val="bullet"/>
      <w:lvlText w:val="o"/>
      <w:lvlJc w:val="left"/>
      <w:pPr>
        <w:ind w:left="5760" w:hanging="360"/>
      </w:pPr>
      <w:rPr>
        <w:rFonts w:ascii="Courier New" w:hAnsi="Courier New" w:hint="default"/>
      </w:rPr>
    </w:lvl>
    <w:lvl w:ilvl="8" w:tplc="51081CEC">
      <w:start w:val="1"/>
      <w:numFmt w:val="bullet"/>
      <w:lvlText w:val=""/>
      <w:lvlJc w:val="left"/>
      <w:pPr>
        <w:ind w:left="6480" w:hanging="360"/>
      </w:pPr>
      <w:rPr>
        <w:rFonts w:ascii="Wingdings" w:hAnsi="Wingdings" w:hint="default"/>
      </w:rPr>
    </w:lvl>
  </w:abstractNum>
  <w:abstractNum w:abstractNumId="33" w15:restartNumberingAfterBreak="0">
    <w:nsid w:val="59EFC171"/>
    <w:multiLevelType w:val="hybridMultilevel"/>
    <w:tmpl w:val="B36A6B10"/>
    <w:lvl w:ilvl="0" w:tplc="B50E8492">
      <w:start w:val="1"/>
      <w:numFmt w:val="bullet"/>
      <w:lvlText w:val="o"/>
      <w:lvlJc w:val="left"/>
      <w:pPr>
        <w:ind w:left="720" w:hanging="360"/>
      </w:pPr>
      <w:rPr>
        <w:rFonts w:ascii="Courier New" w:hAnsi="Courier New" w:hint="default"/>
      </w:rPr>
    </w:lvl>
    <w:lvl w:ilvl="1" w:tplc="6268BBFE">
      <w:start w:val="1"/>
      <w:numFmt w:val="bullet"/>
      <w:lvlText w:val="o"/>
      <w:lvlJc w:val="left"/>
      <w:pPr>
        <w:ind w:left="1440" w:hanging="360"/>
      </w:pPr>
      <w:rPr>
        <w:rFonts w:ascii="Courier New" w:hAnsi="Courier New" w:hint="default"/>
      </w:rPr>
    </w:lvl>
    <w:lvl w:ilvl="2" w:tplc="868AF17A">
      <w:start w:val="1"/>
      <w:numFmt w:val="bullet"/>
      <w:lvlText w:val=""/>
      <w:lvlJc w:val="left"/>
      <w:pPr>
        <w:ind w:left="2160" w:hanging="360"/>
      </w:pPr>
      <w:rPr>
        <w:rFonts w:ascii="Wingdings" w:hAnsi="Wingdings" w:hint="default"/>
      </w:rPr>
    </w:lvl>
    <w:lvl w:ilvl="3" w:tplc="868AFA82">
      <w:start w:val="1"/>
      <w:numFmt w:val="bullet"/>
      <w:lvlText w:val=""/>
      <w:lvlJc w:val="left"/>
      <w:pPr>
        <w:ind w:left="2880" w:hanging="360"/>
      </w:pPr>
      <w:rPr>
        <w:rFonts w:ascii="Symbol" w:hAnsi="Symbol" w:hint="default"/>
      </w:rPr>
    </w:lvl>
    <w:lvl w:ilvl="4" w:tplc="FAC88C14">
      <w:start w:val="1"/>
      <w:numFmt w:val="bullet"/>
      <w:lvlText w:val="o"/>
      <w:lvlJc w:val="left"/>
      <w:pPr>
        <w:ind w:left="3600" w:hanging="360"/>
      </w:pPr>
      <w:rPr>
        <w:rFonts w:ascii="Courier New" w:hAnsi="Courier New" w:hint="default"/>
      </w:rPr>
    </w:lvl>
    <w:lvl w:ilvl="5" w:tplc="7BA4C912">
      <w:start w:val="1"/>
      <w:numFmt w:val="bullet"/>
      <w:lvlText w:val=""/>
      <w:lvlJc w:val="left"/>
      <w:pPr>
        <w:ind w:left="4320" w:hanging="360"/>
      </w:pPr>
      <w:rPr>
        <w:rFonts w:ascii="Wingdings" w:hAnsi="Wingdings" w:hint="default"/>
      </w:rPr>
    </w:lvl>
    <w:lvl w:ilvl="6" w:tplc="41444626">
      <w:start w:val="1"/>
      <w:numFmt w:val="bullet"/>
      <w:lvlText w:val=""/>
      <w:lvlJc w:val="left"/>
      <w:pPr>
        <w:ind w:left="5040" w:hanging="360"/>
      </w:pPr>
      <w:rPr>
        <w:rFonts w:ascii="Symbol" w:hAnsi="Symbol" w:hint="default"/>
      </w:rPr>
    </w:lvl>
    <w:lvl w:ilvl="7" w:tplc="948A15AE">
      <w:start w:val="1"/>
      <w:numFmt w:val="bullet"/>
      <w:lvlText w:val="o"/>
      <w:lvlJc w:val="left"/>
      <w:pPr>
        <w:ind w:left="5760" w:hanging="360"/>
      </w:pPr>
      <w:rPr>
        <w:rFonts w:ascii="Courier New" w:hAnsi="Courier New" w:hint="default"/>
      </w:rPr>
    </w:lvl>
    <w:lvl w:ilvl="8" w:tplc="04E2BBBA">
      <w:start w:val="1"/>
      <w:numFmt w:val="bullet"/>
      <w:lvlText w:val=""/>
      <w:lvlJc w:val="left"/>
      <w:pPr>
        <w:ind w:left="6480" w:hanging="360"/>
      </w:pPr>
      <w:rPr>
        <w:rFonts w:ascii="Wingdings" w:hAnsi="Wingdings" w:hint="default"/>
      </w:rPr>
    </w:lvl>
  </w:abstractNum>
  <w:abstractNum w:abstractNumId="34" w15:restartNumberingAfterBreak="0">
    <w:nsid w:val="5AEE23DB"/>
    <w:multiLevelType w:val="hybridMultilevel"/>
    <w:tmpl w:val="A7782408"/>
    <w:lvl w:ilvl="0" w:tplc="8EB890E6">
      <w:start w:val="1"/>
      <w:numFmt w:val="decimal"/>
      <w:lvlText w:val="%1."/>
      <w:lvlJc w:val="left"/>
      <w:pPr>
        <w:ind w:left="720" w:hanging="360"/>
      </w:pPr>
    </w:lvl>
    <w:lvl w:ilvl="1" w:tplc="39B40AB2">
      <w:start w:val="1"/>
      <w:numFmt w:val="lowerLetter"/>
      <w:lvlText w:val="%2."/>
      <w:lvlJc w:val="left"/>
      <w:pPr>
        <w:ind w:left="1440" w:hanging="360"/>
      </w:pPr>
    </w:lvl>
    <w:lvl w:ilvl="2" w:tplc="B4F83078">
      <w:start w:val="1"/>
      <w:numFmt w:val="lowerRoman"/>
      <w:lvlText w:val="%3."/>
      <w:lvlJc w:val="right"/>
      <w:pPr>
        <w:ind w:left="2160" w:hanging="180"/>
      </w:pPr>
    </w:lvl>
    <w:lvl w:ilvl="3" w:tplc="C13A575C">
      <w:start w:val="1"/>
      <w:numFmt w:val="decimal"/>
      <w:lvlText w:val="%4."/>
      <w:lvlJc w:val="left"/>
      <w:pPr>
        <w:ind w:left="2880" w:hanging="360"/>
      </w:pPr>
    </w:lvl>
    <w:lvl w:ilvl="4" w:tplc="E7309E7E">
      <w:start w:val="1"/>
      <w:numFmt w:val="lowerLetter"/>
      <w:lvlText w:val="%5."/>
      <w:lvlJc w:val="left"/>
      <w:pPr>
        <w:ind w:left="3600" w:hanging="360"/>
      </w:pPr>
    </w:lvl>
    <w:lvl w:ilvl="5" w:tplc="BE1837F0">
      <w:start w:val="1"/>
      <w:numFmt w:val="lowerRoman"/>
      <w:lvlText w:val="%6."/>
      <w:lvlJc w:val="right"/>
      <w:pPr>
        <w:ind w:left="4320" w:hanging="180"/>
      </w:pPr>
    </w:lvl>
    <w:lvl w:ilvl="6" w:tplc="4AF03618">
      <w:start w:val="1"/>
      <w:numFmt w:val="decimal"/>
      <w:lvlText w:val="%7."/>
      <w:lvlJc w:val="left"/>
      <w:pPr>
        <w:ind w:left="5040" w:hanging="360"/>
      </w:pPr>
    </w:lvl>
    <w:lvl w:ilvl="7" w:tplc="8F646DA6">
      <w:start w:val="1"/>
      <w:numFmt w:val="lowerLetter"/>
      <w:lvlText w:val="%8."/>
      <w:lvlJc w:val="left"/>
      <w:pPr>
        <w:ind w:left="5760" w:hanging="360"/>
      </w:pPr>
    </w:lvl>
    <w:lvl w:ilvl="8" w:tplc="E5CA05C2">
      <w:start w:val="1"/>
      <w:numFmt w:val="lowerRoman"/>
      <w:lvlText w:val="%9."/>
      <w:lvlJc w:val="right"/>
      <w:pPr>
        <w:ind w:left="6480" w:hanging="180"/>
      </w:pPr>
    </w:lvl>
  </w:abstractNum>
  <w:abstractNum w:abstractNumId="35" w15:restartNumberingAfterBreak="0">
    <w:nsid w:val="5DD039DA"/>
    <w:multiLevelType w:val="hybridMultilevel"/>
    <w:tmpl w:val="B954518A"/>
    <w:lvl w:ilvl="0" w:tplc="FFFFFFFF">
      <w:start w:val="1"/>
      <w:numFmt w:val="decimal"/>
      <w:lvlText w:val="%1."/>
      <w:lvlJc w:val="left"/>
      <w:pPr>
        <w:ind w:left="720" w:hanging="360"/>
      </w:pPr>
      <w:rPr>
        <w:rFonts w:ascii="Verdana" w:eastAsia="Verdana" w:hAnsi="Verdana" w:cs="Verdana" w:hint="default"/>
        <w:b/>
        <w:sz w:val="1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0072E0A"/>
    <w:multiLevelType w:val="multilevel"/>
    <w:tmpl w:val="D36A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59C19"/>
    <w:multiLevelType w:val="hybridMultilevel"/>
    <w:tmpl w:val="2D1E3D0E"/>
    <w:lvl w:ilvl="0" w:tplc="D3DE654E">
      <w:start w:val="1"/>
      <w:numFmt w:val="bullet"/>
      <w:lvlText w:val="o"/>
      <w:lvlJc w:val="left"/>
      <w:pPr>
        <w:ind w:left="720" w:hanging="360"/>
      </w:pPr>
      <w:rPr>
        <w:rFonts w:ascii="Courier New" w:hAnsi="Courier New" w:hint="default"/>
      </w:rPr>
    </w:lvl>
    <w:lvl w:ilvl="1" w:tplc="F0A81394">
      <w:start w:val="1"/>
      <w:numFmt w:val="bullet"/>
      <w:lvlText w:val="o"/>
      <w:lvlJc w:val="left"/>
      <w:pPr>
        <w:ind w:left="1440" w:hanging="360"/>
      </w:pPr>
      <w:rPr>
        <w:rFonts w:ascii="Courier New" w:hAnsi="Courier New" w:hint="default"/>
      </w:rPr>
    </w:lvl>
    <w:lvl w:ilvl="2" w:tplc="5CA8FEFE">
      <w:start w:val="1"/>
      <w:numFmt w:val="bullet"/>
      <w:lvlText w:val=""/>
      <w:lvlJc w:val="left"/>
      <w:pPr>
        <w:ind w:left="2160" w:hanging="360"/>
      </w:pPr>
      <w:rPr>
        <w:rFonts w:ascii="Wingdings" w:hAnsi="Wingdings" w:hint="default"/>
      </w:rPr>
    </w:lvl>
    <w:lvl w:ilvl="3" w:tplc="FB36E03A">
      <w:start w:val="1"/>
      <w:numFmt w:val="bullet"/>
      <w:lvlText w:val=""/>
      <w:lvlJc w:val="left"/>
      <w:pPr>
        <w:ind w:left="2880" w:hanging="360"/>
      </w:pPr>
      <w:rPr>
        <w:rFonts w:ascii="Symbol" w:hAnsi="Symbol" w:hint="default"/>
      </w:rPr>
    </w:lvl>
    <w:lvl w:ilvl="4" w:tplc="B4CC9734">
      <w:start w:val="1"/>
      <w:numFmt w:val="bullet"/>
      <w:lvlText w:val="o"/>
      <w:lvlJc w:val="left"/>
      <w:pPr>
        <w:ind w:left="3600" w:hanging="360"/>
      </w:pPr>
      <w:rPr>
        <w:rFonts w:ascii="Courier New" w:hAnsi="Courier New" w:hint="default"/>
      </w:rPr>
    </w:lvl>
    <w:lvl w:ilvl="5" w:tplc="1898018E">
      <w:start w:val="1"/>
      <w:numFmt w:val="bullet"/>
      <w:lvlText w:val=""/>
      <w:lvlJc w:val="left"/>
      <w:pPr>
        <w:ind w:left="4320" w:hanging="360"/>
      </w:pPr>
      <w:rPr>
        <w:rFonts w:ascii="Wingdings" w:hAnsi="Wingdings" w:hint="default"/>
      </w:rPr>
    </w:lvl>
    <w:lvl w:ilvl="6" w:tplc="EC1EBA86">
      <w:start w:val="1"/>
      <w:numFmt w:val="bullet"/>
      <w:lvlText w:val=""/>
      <w:lvlJc w:val="left"/>
      <w:pPr>
        <w:ind w:left="5040" w:hanging="360"/>
      </w:pPr>
      <w:rPr>
        <w:rFonts w:ascii="Symbol" w:hAnsi="Symbol" w:hint="default"/>
      </w:rPr>
    </w:lvl>
    <w:lvl w:ilvl="7" w:tplc="20EEA978">
      <w:start w:val="1"/>
      <w:numFmt w:val="bullet"/>
      <w:lvlText w:val="o"/>
      <w:lvlJc w:val="left"/>
      <w:pPr>
        <w:ind w:left="5760" w:hanging="360"/>
      </w:pPr>
      <w:rPr>
        <w:rFonts w:ascii="Courier New" w:hAnsi="Courier New" w:hint="default"/>
      </w:rPr>
    </w:lvl>
    <w:lvl w:ilvl="8" w:tplc="D6C85EA8">
      <w:start w:val="1"/>
      <w:numFmt w:val="bullet"/>
      <w:lvlText w:val=""/>
      <w:lvlJc w:val="left"/>
      <w:pPr>
        <w:ind w:left="6480" w:hanging="360"/>
      </w:pPr>
      <w:rPr>
        <w:rFonts w:ascii="Wingdings" w:hAnsi="Wingdings" w:hint="default"/>
      </w:rPr>
    </w:lvl>
  </w:abstractNum>
  <w:abstractNum w:abstractNumId="38" w15:restartNumberingAfterBreak="0">
    <w:nsid w:val="63C9D4F7"/>
    <w:multiLevelType w:val="hybridMultilevel"/>
    <w:tmpl w:val="E1A618EE"/>
    <w:lvl w:ilvl="0" w:tplc="E0D2898A">
      <w:start w:val="1"/>
      <w:numFmt w:val="decimal"/>
      <w:lvlText w:val="%1."/>
      <w:lvlJc w:val="left"/>
      <w:pPr>
        <w:ind w:left="720" w:hanging="360"/>
      </w:pPr>
    </w:lvl>
    <w:lvl w:ilvl="1" w:tplc="EB58429C">
      <w:start w:val="1"/>
      <w:numFmt w:val="lowerLetter"/>
      <w:lvlText w:val="%2."/>
      <w:lvlJc w:val="left"/>
      <w:pPr>
        <w:ind w:left="1440" w:hanging="360"/>
      </w:pPr>
    </w:lvl>
    <w:lvl w:ilvl="2" w:tplc="D7125AF6">
      <w:start w:val="1"/>
      <w:numFmt w:val="lowerRoman"/>
      <w:lvlText w:val="%3."/>
      <w:lvlJc w:val="right"/>
      <w:pPr>
        <w:ind w:left="2160" w:hanging="180"/>
      </w:pPr>
    </w:lvl>
    <w:lvl w:ilvl="3" w:tplc="1D20C964">
      <w:start w:val="1"/>
      <w:numFmt w:val="decimal"/>
      <w:lvlText w:val="%4."/>
      <w:lvlJc w:val="left"/>
      <w:pPr>
        <w:ind w:left="2880" w:hanging="360"/>
      </w:pPr>
    </w:lvl>
    <w:lvl w:ilvl="4" w:tplc="86E2FB20">
      <w:start w:val="1"/>
      <w:numFmt w:val="lowerLetter"/>
      <w:lvlText w:val="%5."/>
      <w:lvlJc w:val="left"/>
      <w:pPr>
        <w:ind w:left="3600" w:hanging="360"/>
      </w:pPr>
    </w:lvl>
    <w:lvl w:ilvl="5" w:tplc="8D8CA72C">
      <w:start w:val="1"/>
      <w:numFmt w:val="lowerRoman"/>
      <w:lvlText w:val="%6."/>
      <w:lvlJc w:val="right"/>
      <w:pPr>
        <w:ind w:left="4320" w:hanging="180"/>
      </w:pPr>
    </w:lvl>
    <w:lvl w:ilvl="6" w:tplc="ADB2F5C2">
      <w:start w:val="1"/>
      <w:numFmt w:val="decimal"/>
      <w:lvlText w:val="%7."/>
      <w:lvlJc w:val="left"/>
      <w:pPr>
        <w:ind w:left="5040" w:hanging="360"/>
      </w:pPr>
    </w:lvl>
    <w:lvl w:ilvl="7" w:tplc="C2D860C8">
      <w:start w:val="1"/>
      <w:numFmt w:val="lowerLetter"/>
      <w:lvlText w:val="%8."/>
      <w:lvlJc w:val="left"/>
      <w:pPr>
        <w:ind w:left="5760" w:hanging="360"/>
      </w:pPr>
    </w:lvl>
    <w:lvl w:ilvl="8" w:tplc="4776E4C8">
      <w:start w:val="1"/>
      <w:numFmt w:val="lowerRoman"/>
      <w:lvlText w:val="%9."/>
      <w:lvlJc w:val="right"/>
      <w:pPr>
        <w:ind w:left="6480" w:hanging="180"/>
      </w:pPr>
    </w:lvl>
  </w:abstractNum>
  <w:abstractNum w:abstractNumId="39" w15:restartNumberingAfterBreak="0">
    <w:nsid w:val="64391881"/>
    <w:multiLevelType w:val="hybridMultilevel"/>
    <w:tmpl w:val="6ECC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D7FE6"/>
    <w:multiLevelType w:val="multilevel"/>
    <w:tmpl w:val="D96A4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254899"/>
    <w:multiLevelType w:val="multilevel"/>
    <w:tmpl w:val="A6686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9E059C"/>
    <w:multiLevelType w:val="multilevel"/>
    <w:tmpl w:val="D8BE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655B9"/>
    <w:multiLevelType w:val="multilevel"/>
    <w:tmpl w:val="AAD6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181791"/>
    <w:multiLevelType w:val="hybridMultilevel"/>
    <w:tmpl w:val="AD483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1397369"/>
    <w:multiLevelType w:val="multilevel"/>
    <w:tmpl w:val="C1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D7D674"/>
    <w:multiLevelType w:val="hybridMultilevel"/>
    <w:tmpl w:val="9814BF04"/>
    <w:lvl w:ilvl="0" w:tplc="999C8EEC">
      <w:start w:val="1"/>
      <w:numFmt w:val="bullet"/>
      <w:lvlText w:val="o"/>
      <w:lvlJc w:val="left"/>
      <w:pPr>
        <w:ind w:left="720" w:hanging="360"/>
      </w:pPr>
      <w:rPr>
        <w:rFonts w:ascii="Courier New" w:hAnsi="Courier New" w:hint="default"/>
      </w:rPr>
    </w:lvl>
    <w:lvl w:ilvl="1" w:tplc="8BE426EE">
      <w:start w:val="1"/>
      <w:numFmt w:val="bullet"/>
      <w:lvlText w:val="o"/>
      <w:lvlJc w:val="left"/>
      <w:pPr>
        <w:ind w:left="1440" w:hanging="360"/>
      </w:pPr>
      <w:rPr>
        <w:rFonts w:ascii="Courier New" w:hAnsi="Courier New" w:hint="default"/>
      </w:rPr>
    </w:lvl>
    <w:lvl w:ilvl="2" w:tplc="C5747FBC">
      <w:start w:val="1"/>
      <w:numFmt w:val="bullet"/>
      <w:lvlText w:val=""/>
      <w:lvlJc w:val="left"/>
      <w:pPr>
        <w:ind w:left="2160" w:hanging="360"/>
      </w:pPr>
      <w:rPr>
        <w:rFonts w:ascii="Wingdings" w:hAnsi="Wingdings" w:hint="default"/>
      </w:rPr>
    </w:lvl>
    <w:lvl w:ilvl="3" w:tplc="ABD210DA">
      <w:start w:val="1"/>
      <w:numFmt w:val="bullet"/>
      <w:lvlText w:val=""/>
      <w:lvlJc w:val="left"/>
      <w:pPr>
        <w:ind w:left="2880" w:hanging="360"/>
      </w:pPr>
      <w:rPr>
        <w:rFonts w:ascii="Symbol" w:hAnsi="Symbol" w:hint="default"/>
      </w:rPr>
    </w:lvl>
    <w:lvl w:ilvl="4" w:tplc="D0002BF2">
      <w:start w:val="1"/>
      <w:numFmt w:val="bullet"/>
      <w:lvlText w:val="o"/>
      <w:lvlJc w:val="left"/>
      <w:pPr>
        <w:ind w:left="3600" w:hanging="360"/>
      </w:pPr>
      <w:rPr>
        <w:rFonts w:ascii="Courier New" w:hAnsi="Courier New" w:hint="default"/>
      </w:rPr>
    </w:lvl>
    <w:lvl w:ilvl="5" w:tplc="4BAA1706">
      <w:start w:val="1"/>
      <w:numFmt w:val="bullet"/>
      <w:lvlText w:val=""/>
      <w:lvlJc w:val="left"/>
      <w:pPr>
        <w:ind w:left="4320" w:hanging="360"/>
      </w:pPr>
      <w:rPr>
        <w:rFonts w:ascii="Wingdings" w:hAnsi="Wingdings" w:hint="default"/>
      </w:rPr>
    </w:lvl>
    <w:lvl w:ilvl="6" w:tplc="90BA91AA">
      <w:start w:val="1"/>
      <w:numFmt w:val="bullet"/>
      <w:lvlText w:val=""/>
      <w:lvlJc w:val="left"/>
      <w:pPr>
        <w:ind w:left="5040" w:hanging="360"/>
      </w:pPr>
      <w:rPr>
        <w:rFonts w:ascii="Symbol" w:hAnsi="Symbol" w:hint="default"/>
      </w:rPr>
    </w:lvl>
    <w:lvl w:ilvl="7" w:tplc="ADE6ED14">
      <w:start w:val="1"/>
      <w:numFmt w:val="bullet"/>
      <w:lvlText w:val="o"/>
      <w:lvlJc w:val="left"/>
      <w:pPr>
        <w:ind w:left="5760" w:hanging="360"/>
      </w:pPr>
      <w:rPr>
        <w:rFonts w:ascii="Courier New" w:hAnsi="Courier New" w:hint="default"/>
      </w:rPr>
    </w:lvl>
    <w:lvl w:ilvl="8" w:tplc="B2D052FC">
      <w:start w:val="1"/>
      <w:numFmt w:val="bullet"/>
      <w:lvlText w:val=""/>
      <w:lvlJc w:val="left"/>
      <w:pPr>
        <w:ind w:left="6480" w:hanging="360"/>
      </w:pPr>
      <w:rPr>
        <w:rFonts w:ascii="Wingdings" w:hAnsi="Wingdings" w:hint="default"/>
      </w:rPr>
    </w:lvl>
  </w:abstractNum>
  <w:num w:numId="1" w16cid:durableId="1314528117">
    <w:abstractNumId w:val="30"/>
  </w:num>
  <w:num w:numId="2" w16cid:durableId="763569874">
    <w:abstractNumId w:val="14"/>
  </w:num>
  <w:num w:numId="3" w16cid:durableId="2134789016">
    <w:abstractNumId w:val="38"/>
  </w:num>
  <w:num w:numId="4" w16cid:durableId="474567997">
    <w:abstractNumId w:val="20"/>
  </w:num>
  <w:num w:numId="5" w16cid:durableId="1685474785">
    <w:abstractNumId w:val="18"/>
  </w:num>
  <w:num w:numId="6" w16cid:durableId="1656956595">
    <w:abstractNumId w:val="21"/>
  </w:num>
  <w:num w:numId="7" w16cid:durableId="492765270">
    <w:abstractNumId w:val="11"/>
  </w:num>
  <w:num w:numId="8" w16cid:durableId="1969117116">
    <w:abstractNumId w:val="23"/>
  </w:num>
  <w:num w:numId="9" w16cid:durableId="989750762">
    <w:abstractNumId w:val="4"/>
  </w:num>
  <w:num w:numId="10" w16cid:durableId="880823375">
    <w:abstractNumId w:val="16"/>
  </w:num>
  <w:num w:numId="11" w16cid:durableId="1306667034">
    <w:abstractNumId w:val="32"/>
  </w:num>
  <w:num w:numId="12" w16cid:durableId="707069020">
    <w:abstractNumId w:val="17"/>
  </w:num>
  <w:num w:numId="13" w16cid:durableId="1362635341">
    <w:abstractNumId w:val="0"/>
  </w:num>
  <w:num w:numId="14" w16cid:durableId="846672738">
    <w:abstractNumId w:val="37"/>
  </w:num>
  <w:num w:numId="15" w16cid:durableId="1365591911">
    <w:abstractNumId w:val="33"/>
  </w:num>
  <w:num w:numId="16" w16cid:durableId="1681857337">
    <w:abstractNumId w:val="10"/>
  </w:num>
  <w:num w:numId="17" w16cid:durableId="1505168292">
    <w:abstractNumId w:val="46"/>
  </w:num>
  <w:num w:numId="18" w16cid:durableId="1053428506">
    <w:abstractNumId w:val="8"/>
  </w:num>
  <w:num w:numId="19" w16cid:durableId="849029495">
    <w:abstractNumId w:val="26"/>
  </w:num>
  <w:num w:numId="20" w16cid:durableId="323704659">
    <w:abstractNumId w:val="7"/>
  </w:num>
  <w:num w:numId="21" w16cid:durableId="272981499">
    <w:abstractNumId w:val="34"/>
  </w:num>
  <w:num w:numId="22" w16cid:durableId="902134380">
    <w:abstractNumId w:val="27"/>
  </w:num>
  <w:num w:numId="23" w16cid:durableId="1592277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467296">
    <w:abstractNumId w:val="2"/>
  </w:num>
  <w:num w:numId="25" w16cid:durableId="372538446">
    <w:abstractNumId w:val="43"/>
  </w:num>
  <w:num w:numId="26" w16cid:durableId="1741516410">
    <w:abstractNumId w:val="24"/>
  </w:num>
  <w:num w:numId="27" w16cid:durableId="320501206">
    <w:abstractNumId w:val="31"/>
  </w:num>
  <w:num w:numId="28" w16cid:durableId="2138909046">
    <w:abstractNumId w:val="29"/>
  </w:num>
  <w:num w:numId="29" w16cid:durableId="1534002671">
    <w:abstractNumId w:val="39"/>
  </w:num>
  <w:num w:numId="30" w16cid:durableId="758409746">
    <w:abstractNumId w:val="40"/>
  </w:num>
  <w:num w:numId="31" w16cid:durableId="1340423447">
    <w:abstractNumId w:val="1"/>
  </w:num>
  <w:num w:numId="32" w16cid:durableId="1917010625">
    <w:abstractNumId w:val="41"/>
  </w:num>
  <w:num w:numId="33" w16cid:durableId="1108936736">
    <w:abstractNumId w:val="13"/>
  </w:num>
  <w:num w:numId="34" w16cid:durableId="78068088">
    <w:abstractNumId w:val="25"/>
  </w:num>
  <w:num w:numId="35" w16cid:durableId="1062292949">
    <w:abstractNumId w:val="42"/>
  </w:num>
  <w:num w:numId="36" w16cid:durableId="1187019391">
    <w:abstractNumId w:val="19"/>
  </w:num>
  <w:num w:numId="37" w16cid:durableId="1105736782">
    <w:abstractNumId w:val="12"/>
  </w:num>
  <w:num w:numId="38" w16cid:durableId="1109005266">
    <w:abstractNumId w:val="45"/>
  </w:num>
  <w:num w:numId="39" w16cid:durableId="1682313879">
    <w:abstractNumId w:val="3"/>
  </w:num>
  <w:num w:numId="40" w16cid:durableId="1205211240">
    <w:abstractNumId w:val="36"/>
  </w:num>
  <w:num w:numId="41" w16cid:durableId="859121374">
    <w:abstractNumId w:val="6"/>
  </w:num>
  <w:num w:numId="42" w16cid:durableId="1281111873">
    <w:abstractNumId w:val="44"/>
  </w:num>
  <w:num w:numId="43" w16cid:durableId="1846312735">
    <w:abstractNumId w:val="9"/>
  </w:num>
  <w:num w:numId="44" w16cid:durableId="892305058">
    <w:abstractNumId w:val="28"/>
  </w:num>
  <w:num w:numId="45" w16cid:durableId="1114205055">
    <w:abstractNumId w:val="15"/>
  </w:num>
  <w:num w:numId="46" w16cid:durableId="1758139064">
    <w:abstractNumId w:val="22"/>
  </w:num>
  <w:num w:numId="47" w16cid:durableId="1228606965">
    <w:abstractNumId w:val="5"/>
  </w:num>
  <w:num w:numId="48" w16cid:durableId="82655123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mit Chahar">
    <w15:presenceInfo w15:providerId="AD" w15:userId="S::chaharsumit@cityuniversity.edu::0d731827-273b-4d1b-8113-688fcedb27c1"/>
  </w15:person>
  <w15:person w15:author="Veronica Elze">
    <w15:presenceInfo w15:providerId="AD" w15:userId="S::elzeveronica@cityuniversity.edu::bea8df63-ede3-466b-b4c9-f797b995d7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22E"/>
    <w:rsid w:val="0000644C"/>
    <w:rsid w:val="0000707E"/>
    <w:rsid w:val="0001121E"/>
    <w:rsid w:val="0003346D"/>
    <w:rsid w:val="00035F40"/>
    <w:rsid w:val="000407BE"/>
    <w:rsid w:val="00071F42"/>
    <w:rsid w:val="000817E0"/>
    <w:rsid w:val="00081E4D"/>
    <w:rsid w:val="00084D22"/>
    <w:rsid w:val="000B0CB1"/>
    <w:rsid w:val="000B252A"/>
    <w:rsid w:val="000B387C"/>
    <w:rsid w:val="000C7E1F"/>
    <w:rsid w:val="000F03D4"/>
    <w:rsid w:val="00107634"/>
    <w:rsid w:val="0011090C"/>
    <w:rsid w:val="00111DE5"/>
    <w:rsid w:val="0014029F"/>
    <w:rsid w:val="00143943"/>
    <w:rsid w:val="0014516C"/>
    <w:rsid w:val="00146D07"/>
    <w:rsid w:val="001520A1"/>
    <w:rsid w:val="00153536"/>
    <w:rsid w:val="0015422E"/>
    <w:rsid w:val="00156C74"/>
    <w:rsid w:val="00157D21"/>
    <w:rsid w:val="00167C4F"/>
    <w:rsid w:val="00173C05"/>
    <w:rsid w:val="00174710"/>
    <w:rsid w:val="00190E8D"/>
    <w:rsid w:val="00191464"/>
    <w:rsid w:val="0019332E"/>
    <w:rsid w:val="001950B4"/>
    <w:rsid w:val="001A13C2"/>
    <w:rsid w:val="001A1B23"/>
    <w:rsid w:val="001C29A3"/>
    <w:rsid w:val="001C5C06"/>
    <w:rsid w:val="001C7771"/>
    <w:rsid w:val="001D406D"/>
    <w:rsid w:val="001D4AFD"/>
    <w:rsid w:val="001F0896"/>
    <w:rsid w:val="001F223C"/>
    <w:rsid w:val="001F6364"/>
    <w:rsid w:val="0020138E"/>
    <w:rsid w:val="00202F7A"/>
    <w:rsid w:val="00203CBB"/>
    <w:rsid w:val="002058A8"/>
    <w:rsid w:val="00206906"/>
    <w:rsid w:val="00223D24"/>
    <w:rsid w:val="00225558"/>
    <w:rsid w:val="00227B9F"/>
    <w:rsid w:val="00232BF9"/>
    <w:rsid w:val="00243385"/>
    <w:rsid w:val="00257871"/>
    <w:rsid w:val="00257CC8"/>
    <w:rsid w:val="00261663"/>
    <w:rsid w:val="00284B7D"/>
    <w:rsid w:val="0029424A"/>
    <w:rsid w:val="002A00CB"/>
    <w:rsid w:val="002A54B6"/>
    <w:rsid w:val="002B0657"/>
    <w:rsid w:val="002B098F"/>
    <w:rsid w:val="002B4C89"/>
    <w:rsid w:val="002C317E"/>
    <w:rsid w:val="002D0548"/>
    <w:rsid w:val="002D3798"/>
    <w:rsid w:val="002D5DCD"/>
    <w:rsid w:val="002D7CD9"/>
    <w:rsid w:val="002D7D7D"/>
    <w:rsid w:val="002F09CE"/>
    <w:rsid w:val="002F65AB"/>
    <w:rsid w:val="00304BC6"/>
    <w:rsid w:val="00306CCB"/>
    <w:rsid w:val="003105BE"/>
    <w:rsid w:val="003237F1"/>
    <w:rsid w:val="00330A77"/>
    <w:rsid w:val="00331581"/>
    <w:rsid w:val="00332AB3"/>
    <w:rsid w:val="003439A5"/>
    <w:rsid w:val="003527C0"/>
    <w:rsid w:val="003622EB"/>
    <w:rsid w:val="00367AF3"/>
    <w:rsid w:val="00370160"/>
    <w:rsid w:val="003766FF"/>
    <w:rsid w:val="00377FF3"/>
    <w:rsid w:val="003810F9"/>
    <w:rsid w:val="00387708"/>
    <w:rsid w:val="003A1CBF"/>
    <w:rsid w:val="003A2AA6"/>
    <w:rsid w:val="003B2B43"/>
    <w:rsid w:val="003C4BAD"/>
    <w:rsid w:val="003E0B20"/>
    <w:rsid w:val="003F62A4"/>
    <w:rsid w:val="00402769"/>
    <w:rsid w:val="0041012D"/>
    <w:rsid w:val="00424E24"/>
    <w:rsid w:val="0043237F"/>
    <w:rsid w:val="00434128"/>
    <w:rsid w:val="0043499B"/>
    <w:rsid w:val="0044051C"/>
    <w:rsid w:val="00441341"/>
    <w:rsid w:val="00443D42"/>
    <w:rsid w:val="00474F90"/>
    <w:rsid w:val="00480C8B"/>
    <w:rsid w:val="00486310"/>
    <w:rsid w:val="004901D9"/>
    <w:rsid w:val="004A34DB"/>
    <w:rsid w:val="004A73DE"/>
    <w:rsid w:val="004B649E"/>
    <w:rsid w:val="004B71AE"/>
    <w:rsid w:val="004B7EBA"/>
    <w:rsid w:val="004C27E9"/>
    <w:rsid w:val="004C3199"/>
    <w:rsid w:val="004D66C1"/>
    <w:rsid w:val="004E61D9"/>
    <w:rsid w:val="004F2395"/>
    <w:rsid w:val="005066EB"/>
    <w:rsid w:val="0052608C"/>
    <w:rsid w:val="00533AFD"/>
    <w:rsid w:val="00547D3A"/>
    <w:rsid w:val="00570D0C"/>
    <w:rsid w:val="00573487"/>
    <w:rsid w:val="005803B5"/>
    <w:rsid w:val="00585E68"/>
    <w:rsid w:val="005966B5"/>
    <w:rsid w:val="005A05A0"/>
    <w:rsid w:val="005B5631"/>
    <w:rsid w:val="005B5E0A"/>
    <w:rsid w:val="005B5F4C"/>
    <w:rsid w:val="005D7EC3"/>
    <w:rsid w:val="005E2032"/>
    <w:rsid w:val="005F5DA0"/>
    <w:rsid w:val="00613231"/>
    <w:rsid w:val="006175B5"/>
    <w:rsid w:val="00631D60"/>
    <w:rsid w:val="00636383"/>
    <w:rsid w:val="00643FB0"/>
    <w:rsid w:val="00647192"/>
    <w:rsid w:val="00647498"/>
    <w:rsid w:val="00647F9D"/>
    <w:rsid w:val="00651B10"/>
    <w:rsid w:val="0066017D"/>
    <w:rsid w:val="00666A08"/>
    <w:rsid w:val="006703F1"/>
    <w:rsid w:val="006812F1"/>
    <w:rsid w:val="00683DE2"/>
    <w:rsid w:val="006859AE"/>
    <w:rsid w:val="006973A9"/>
    <w:rsid w:val="006A1E2E"/>
    <w:rsid w:val="006C45B2"/>
    <w:rsid w:val="006C6FCE"/>
    <w:rsid w:val="006D5C0E"/>
    <w:rsid w:val="006D7600"/>
    <w:rsid w:val="006E69FB"/>
    <w:rsid w:val="00733AC8"/>
    <w:rsid w:val="0073D76C"/>
    <w:rsid w:val="00761DE7"/>
    <w:rsid w:val="00763B1F"/>
    <w:rsid w:val="0077261F"/>
    <w:rsid w:val="00772F50"/>
    <w:rsid w:val="00777740"/>
    <w:rsid w:val="007944B2"/>
    <w:rsid w:val="007A501F"/>
    <w:rsid w:val="007A693E"/>
    <w:rsid w:val="007B1D56"/>
    <w:rsid w:val="007B1FB5"/>
    <w:rsid w:val="007B3A3C"/>
    <w:rsid w:val="007C15D3"/>
    <w:rsid w:val="007C72BA"/>
    <w:rsid w:val="007D198A"/>
    <w:rsid w:val="007E005E"/>
    <w:rsid w:val="007E5BDA"/>
    <w:rsid w:val="00837B84"/>
    <w:rsid w:val="008614EB"/>
    <w:rsid w:val="0087A679"/>
    <w:rsid w:val="00883355"/>
    <w:rsid w:val="00885FC9"/>
    <w:rsid w:val="00894BE2"/>
    <w:rsid w:val="008B6A7C"/>
    <w:rsid w:val="008C4702"/>
    <w:rsid w:val="008D487E"/>
    <w:rsid w:val="008D58C8"/>
    <w:rsid w:val="008E1BFD"/>
    <w:rsid w:val="008E1C0A"/>
    <w:rsid w:val="008E385E"/>
    <w:rsid w:val="008E3B82"/>
    <w:rsid w:val="008E53E7"/>
    <w:rsid w:val="00903C1C"/>
    <w:rsid w:val="009214C6"/>
    <w:rsid w:val="00946FDF"/>
    <w:rsid w:val="00953A9E"/>
    <w:rsid w:val="00973EB1"/>
    <w:rsid w:val="009857A2"/>
    <w:rsid w:val="009959B6"/>
    <w:rsid w:val="009A7400"/>
    <w:rsid w:val="009B61EC"/>
    <w:rsid w:val="009C4BCC"/>
    <w:rsid w:val="009D1784"/>
    <w:rsid w:val="009D76D4"/>
    <w:rsid w:val="009DB999"/>
    <w:rsid w:val="009E4BB0"/>
    <w:rsid w:val="00A1120A"/>
    <w:rsid w:val="00A122FE"/>
    <w:rsid w:val="00A24734"/>
    <w:rsid w:val="00A608D1"/>
    <w:rsid w:val="00A71426"/>
    <w:rsid w:val="00A728C5"/>
    <w:rsid w:val="00A75BD0"/>
    <w:rsid w:val="00A76958"/>
    <w:rsid w:val="00A841C2"/>
    <w:rsid w:val="00A94BAC"/>
    <w:rsid w:val="00A97975"/>
    <w:rsid w:val="00AA0513"/>
    <w:rsid w:val="00AA1F16"/>
    <w:rsid w:val="00AA2ACF"/>
    <w:rsid w:val="00AA6CF6"/>
    <w:rsid w:val="00AA7AF2"/>
    <w:rsid w:val="00AB1023"/>
    <w:rsid w:val="00AC158E"/>
    <w:rsid w:val="00AD658A"/>
    <w:rsid w:val="00AF1D2C"/>
    <w:rsid w:val="00B23E3E"/>
    <w:rsid w:val="00B24907"/>
    <w:rsid w:val="00B260BE"/>
    <w:rsid w:val="00B3652D"/>
    <w:rsid w:val="00B401D4"/>
    <w:rsid w:val="00B506BD"/>
    <w:rsid w:val="00B52511"/>
    <w:rsid w:val="00B52F93"/>
    <w:rsid w:val="00B53243"/>
    <w:rsid w:val="00B53F12"/>
    <w:rsid w:val="00B56ACC"/>
    <w:rsid w:val="00B65A3B"/>
    <w:rsid w:val="00B77522"/>
    <w:rsid w:val="00B93C20"/>
    <w:rsid w:val="00BA2CAD"/>
    <w:rsid w:val="00BB65D6"/>
    <w:rsid w:val="00BF0695"/>
    <w:rsid w:val="00C01B6F"/>
    <w:rsid w:val="00C06363"/>
    <w:rsid w:val="00C079BC"/>
    <w:rsid w:val="00C12D98"/>
    <w:rsid w:val="00C14FED"/>
    <w:rsid w:val="00C27080"/>
    <w:rsid w:val="00C2C685"/>
    <w:rsid w:val="00C31850"/>
    <w:rsid w:val="00C400EE"/>
    <w:rsid w:val="00C5128F"/>
    <w:rsid w:val="00C53051"/>
    <w:rsid w:val="00C616B6"/>
    <w:rsid w:val="00C834D4"/>
    <w:rsid w:val="00C918D0"/>
    <w:rsid w:val="00C96D3E"/>
    <w:rsid w:val="00C97B55"/>
    <w:rsid w:val="00CA2A28"/>
    <w:rsid w:val="00CC0A54"/>
    <w:rsid w:val="00CC1F21"/>
    <w:rsid w:val="00CC58B8"/>
    <w:rsid w:val="00CC5EB0"/>
    <w:rsid w:val="00CE12C4"/>
    <w:rsid w:val="00CE6988"/>
    <w:rsid w:val="00CF11AC"/>
    <w:rsid w:val="00D109B8"/>
    <w:rsid w:val="00D129F0"/>
    <w:rsid w:val="00D44813"/>
    <w:rsid w:val="00D848C3"/>
    <w:rsid w:val="00D8593A"/>
    <w:rsid w:val="00D87CE4"/>
    <w:rsid w:val="00DC3897"/>
    <w:rsid w:val="00DD284C"/>
    <w:rsid w:val="00DD715B"/>
    <w:rsid w:val="00DE5D12"/>
    <w:rsid w:val="00DF2ABA"/>
    <w:rsid w:val="00E250C1"/>
    <w:rsid w:val="00E3519B"/>
    <w:rsid w:val="00E358AB"/>
    <w:rsid w:val="00E36053"/>
    <w:rsid w:val="00E410E6"/>
    <w:rsid w:val="00E4475A"/>
    <w:rsid w:val="00E52FDA"/>
    <w:rsid w:val="00E549B8"/>
    <w:rsid w:val="00E84937"/>
    <w:rsid w:val="00E84D1C"/>
    <w:rsid w:val="00E953D9"/>
    <w:rsid w:val="00E96857"/>
    <w:rsid w:val="00EA0610"/>
    <w:rsid w:val="00EA739E"/>
    <w:rsid w:val="00EB0270"/>
    <w:rsid w:val="00EB47AF"/>
    <w:rsid w:val="00EB6532"/>
    <w:rsid w:val="00EC6A4C"/>
    <w:rsid w:val="00EC7CEB"/>
    <w:rsid w:val="00ED0ABA"/>
    <w:rsid w:val="00ED7537"/>
    <w:rsid w:val="00EE1554"/>
    <w:rsid w:val="00EF1076"/>
    <w:rsid w:val="00F02640"/>
    <w:rsid w:val="00F1167B"/>
    <w:rsid w:val="00F15395"/>
    <w:rsid w:val="00F17848"/>
    <w:rsid w:val="00F34BC7"/>
    <w:rsid w:val="00F424ED"/>
    <w:rsid w:val="00F44CA6"/>
    <w:rsid w:val="00F5141C"/>
    <w:rsid w:val="00F65614"/>
    <w:rsid w:val="00F656A6"/>
    <w:rsid w:val="00F80ECA"/>
    <w:rsid w:val="00F821EE"/>
    <w:rsid w:val="00F91A14"/>
    <w:rsid w:val="00FA58F6"/>
    <w:rsid w:val="00FB636B"/>
    <w:rsid w:val="00FB79A5"/>
    <w:rsid w:val="00FC11BE"/>
    <w:rsid w:val="00FD2BD8"/>
    <w:rsid w:val="013B7E5C"/>
    <w:rsid w:val="014D31B4"/>
    <w:rsid w:val="0158133F"/>
    <w:rsid w:val="01F3691F"/>
    <w:rsid w:val="02671EA0"/>
    <w:rsid w:val="02D6180C"/>
    <w:rsid w:val="030B4500"/>
    <w:rsid w:val="0313E501"/>
    <w:rsid w:val="039EBECE"/>
    <w:rsid w:val="03C25914"/>
    <w:rsid w:val="03D379EE"/>
    <w:rsid w:val="03DB3735"/>
    <w:rsid w:val="03E30FBE"/>
    <w:rsid w:val="040512D4"/>
    <w:rsid w:val="04DEEB58"/>
    <w:rsid w:val="04F54341"/>
    <w:rsid w:val="05216F6F"/>
    <w:rsid w:val="055A0F5F"/>
    <w:rsid w:val="05822F99"/>
    <w:rsid w:val="05C573FD"/>
    <w:rsid w:val="06142242"/>
    <w:rsid w:val="06C15733"/>
    <w:rsid w:val="06CF0E68"/>
    <w:rsid w:val="071BF54F"/>
    <w:rsid w:val="0758F6B5"/>
    <w:rsid w:val="079050A6"/>
    <w:rsid w:val="07A8AFF7"/>
    <w:rsid w:val="07AEC767"/>
    <w:rsid w:val="07E7586B"/>
    <w:rsid w:val="085E2AB6"/>
    <w:rsid w:val="089CC8FF"/>
    <w:rsid w:val="08CEDD80"/>
    <w:rsid w:val="08D4390C"/>
    <w:rsid w:val="09010A11"/>
    <w:rsid w:val="09202B97"/>
    <w:rsid w:val="09456809"/>
    <w:rsid w:val="09821C34"/>
    <w:rsid w:val="09C0ADEB"/>
    <w:rsid w:val="09E325F9"/>
    <w:rsid w:val="09F47F78"/>
    <w:rsid w:val="0A4A26C1"/>
    <w:rsid w:val="0A9FA4BF"/>
    <w:rsid w:val="0AD5A165"/>
    <w:rsid w:val="0B6219E0"/>
    <w:rsid w:val="0B7DB90B"/>
    <w:rsid w:val="0BDEAE68"/>
    <w:rsid w:val="0C83E192"/>
    <w:rsid w:val="0CA31B28"/>
    <w:rsid w:val="0CC108BE"/>
    <w:rsid w:val="0D1EC252"/>
    <w:rsid w:val="0D3B14F4"/>
    <w:rsid w:val="0D5AAAB0"/>
    <w:rsid w:val="0D8ECD67"/>
    <w:rsid w:val="0DF50F25"/>
    <w:rsid w:val="0E331627"/>
    <w:rsid w:val="0E7927E1"/>
    <w:rsid w:val="0EB27A7D"/>
    <w:rsid w:val="0ECCB174"/>
    <w:rsid w:val="0EEB000D"/>
    <w:rsid w:val="0EF6DF94"/>
    <w:rsid w:val="0F82716B"/>
    <w:rsid w:val="0F89C21D"/>
    <w:rsid w:val="101C0501"/>
    <w:rsid w:val="105C08F4"/>
    <w:rsid w:val="108ABE5D"/>
    <w:rsid w:val="10AE3D75"/>
    <w:rsid w:val="10D040B7"/>
    <w:rsid w:val="111254A2"/>
    <w:rsid w:val="112E3030"/>
    <w:rsid w:val="11344B78"/>
    <w:rsid w:val="1147BEE3"/>
    <w:rsid w:val="1156117A"/>
    <w:rsid w:val="115D927A"/>
    <w:rsid w:val="119DC714"/>
    <w:rsid w:val="11AD3433"/>
    <w:rsid w:val="11EA1A26"/>
    <w:rsid w:val="121FEE86"/>
    <w:rsid w:val="125F2B36"/>
    <w:rsid w:val="12922C2E"/>
    <w:rsid w:val="12C930BE"/>
    <w:rsid w:val="12E2C821"/>
    <w:rsid w:val="12F91580"/>
    <w:rsid w:val="1300FCA7"/>
    <w:rsid w:val="131A73A9"/>
    <w:rsid w:val="1331D23A"/>
    <w:rsid w:val="137EB9DC"/>
    <w:rsid w:val="1428CA14"/>
    <w:rsid w:val="147CD64F"/>
    <w:rsid w:val="14980469"/>
    <w:rsid w:val="14F9549C"/>
    <w:rsid w:val="158B0166"/>
    <w:rsid w:val="15C45615"/>
    <w:rsid w:val="15FD001A"/>
    <w:rsid w:val="1637CE04"/>
    <w:rsid w:val="163E0BB5"/>
    <w:rsid w:val="16461137"/>
    <w:rsid w:val="165669A0"/>
    <w:rsid w:val="166944FB"/>
    <w:rsid w:val="16DD0D46"/>
    <w:rsid w:val="16EFC9C8"/>
    <w:rsid w:val="17497F5B"/>
    <w:rsid w:val="174F6627"/>
    <w:rsid w:val="175A3B3F"/>
    <w:rsid w:val="176BBC63"/>
    <w:rsid w:val="1781D320"/>
    <w:rsid w:val="17A8B8C7"/>
    <w:rsid w:val="17C4D921"/>
    <w:rsid w:val="17D3A1F5"/>
    <w:rsid w:val="17E72E3B"/>
    <w:rsid w:val="183E960E"/>
    <w:rsid w:val="1853AE77"/>
    <w:rsid w:val="1860E97B"/>
    <w:rsid w:val="188C3741"/>
    <w:rsid w:val="194FDCCF"/>
    <w:rsid w:val="198EA699"/>
    <w:rsid w:val="19C11F63"/>
    <w:rsid w:val="19C1CEA3"/>
    <w:rsid w:val="1A1D2FC5"/>
    <w:rsid w:val="1A4DE94F"/>
    <w:rsid w:val="1A5BB010"/>
    <w:rsid w:val="1A7AE3EC"/>
    <w:rsid w:val="1A82D0CA"/>
    <w:rsid w:val="1A8FFC9B"/>
    <w:rsid w:val="1AAABFB6"/>
    <w:rsid w:val="1AC4FE4E"/>
    <w:rsid w:val="1AE7E388"/>
    <w:rsid w:val="1AEB01CB"/>
    <w:rsid w:val="1AED4ACC"/>
    <w:rsid w:val="1B2DE38A"/>
    <w:rsid w:val="1B378EF0"/>
    <w:rsid w:val="1B580491"/>
    <w:rsid w:val="1B64F1A9"/>
    <w:rsid w:val="1B68A03A"/>
    <w:rsid w:val="1B782033"/>
    <w:rsid w:val="1B7F5503"/>
    <w:rsid w:val="1BA55498"/>
    <w:rsid w:val="1BAD8681"/>
    <w:rsid w:val="1BB01D5E"/>
    <w:rsid w:val="1BC719EA"/>
    <w:rsid w:val="1BFB94AC"/>
    <w:rsid w:val="1C265B67"/>
    <w:rsid w:val="1C4599DA"/>
    <w:rsid w:val="1C7A4ED7"/>
    <w:rsid w:val="1C922DF0"/>
    <w:rsid w:val="1C92A464"/>
    <w:rsid w:val="1CFC2224"/>
    <w:rsid w:val="1CFEA259"/>
    <w:rsid w:val="1D4DA969"/>
    <w:rsid w:val="1DA35270"/>
    <w:rsid w:val="1DC36897"/>
    <w:rsid w:val="1DD24B1E"/>
    <w:rsid w:val="1DE13534"/>
    <w:rsid w:val="1E10DB29"/>
    <w:rsid w:val="1E5B5C61"/>
    <w:rsid w:val="1E6DB2D2"/>
    <w:rsid w:val="1EACFD2B"/>
    <w:rsid w:val="1F790331"/>
    <w:rsid w:val="1F805299"/>
    <w:rsid w:val="1FA541C1"/>
    <w:rsid w:val="1FAE0E0C"/>
    <w:rsid w:val="1FD9FE17"/>
    <w:rsid w:val="200943C0"/>
    <w:rsid w:val="209E7327"/>
    <w:rsid w:val="20AC7925"/>
    <w:rsid w:val="217DD15D"/>
    <w:rsid w:val="21851CF3"/>
    <w:rsid w:val="21BF1082"/>
    <w:rsid w:val="2264D8E2"/>
    <w:rsid w:val="228A4E35"/>
    <w:rsid w:val="23008EB2"/>
    <w:rsid w:val="2376A315"/>
    <w:rsid w:val="238FB924"/>
    <w:rsid w:val="241C57DD"/>
    <w:rsid w:val="2488B05C"/>
    <w:rsid w:val="24A343B5"/>
    <w:rsid w:val="24D9900A"/>
    <w:rsid w:val="24FD179B"/>
    <w:rsid w:val="25401AE8"/>
    <w:rsid w:val="2549FB98"/>
    <w:rsid w:val="2581D32E"/>
    <w:rsid w:val="25D3122A"/>
    <w:rsid w:val="260DC7F7"/>
    <w:rsid w:val="262C24B1"/>
    <w:rsid w:val="263DCF1B"/>
    <w:rsid w:val="2656890F"/>
    <w:rsid w:val="2666C5CC"/>
    <w:rsid w:val="26B2FB6A"/>
    <w:rsid w:val="26E5E9C6"/>
    <w:rsid w:val="26ECDC37"/>
    <w:rsid w:val="270D6C10"/>
    <w:rsid w:val="2745CFE9"/>
    <w:rsid w:val="274F4A76"/>
    <w:rsid w:val="27F4D151"/>
    <w:rsid w:val="285D59B6"/>
    <w:rsid w:val="286D1A0E"/>
    <w:rsid w:val="28CC4F7A"/>
    <w:rsid w:val="28EAF837"/>
    <w:rsid w:val="29BDCE7C"/>
    <w:rsid w:val="29C531E3"/>
    <w:rsid w:val="29D4A2C1"/>
    <w:rsid w:val="2A128EFF"/>
    <w:rsid w:val="2A26167A"/>
    <w:rsid w:val="2A68241D"/>
    <w:rsid w:val="2A77B31A"/>
    <w:rsid w:val="2A9B6CA0"/>
    <w:rsid w:val="2AF1E542"/>
    <w:rsid w:val="2B0F5E89"/>
    <w:rsid w:val="2BACAADB"/>
    <w:rsid w:val="2BC7043F"/>
    <w:rsid w:val="2C085D91"/>
    <w:rsid w:val="2C3025A3"/>
    <w:rsid w:val="2C468FC8"/>
    <w:rsid w:val="2CF88B63"/>
    <w:rsid w:val="2D08BD72"/>
    <w:rsid w:val="2D14981B"/>
    <w:rsid w:val="2DBC0A56"/>
    <w:rsid w:val="2DC32D00"/>
    <w:rsid w:val="2E6FD47F"/>
    <w:rsid w:val="2E9F34F0"/>
    <w:rsid w:val="2EAD6FEF"/>
    <w:rsid w:val="2F4F0705"/>
    <w:rsid w:val="2F701F45"/>
    <w:rsid w:val="2F8C5E78"/>
    <w:rsid w:val="3012EFDA"/>
    <w:rsid w:val="30651F95"/>
    <w:rsid w:val="3085CF21"/>
    <w:rsid w:val="30C5BC24"/>
    <w:rsid w:val="3124DF54"/>
    <w:rsid w:val="3138B88C"/>
    <w:rsid w:val="31638A87"/>
    <w:rsid w:val="3190E828"/>
    <w:rsid w:val="31CF0191"/>
    <w:rsid w:val="31E7E5C7"/>
    <w:rsid w:val="3255E308"/>
    <w:rsid w:val="3261EDFE"/>
    <w:rsid w:val="328D8998"/>
    <w:rsid w:val="32A08CF5"/>
    <w:rsid w:val="336F6610"/>
    <w:rsid w:val="339E2A9B"/>
    <w:rsid w:val="346F80CC"/>
    <w:rsid w:val="34E60082"/>
    <w:rsid w:val="351C4ABD"/>
    <w:rsid w:val="35225865"/>
    <w:rsid w:val="35247E3D"/>
    <w:rsid w:val="3561526F"/>
    <w:rsid w:val="356F214D"/>
    <w:rsid w:val="35A65E96"/>
    <w:rsid w:val="35A6ACE4"/>
    <w:rsid w:val="35D9ABED"/>
    <w:rsid w:val="362CED75"/>
    <w:rsid w:val="36473FF0"/>
    <w:rsid w:val="36681C86"/>
    <w:rsid w:val="36BBED6A"/>
    <w:rsid w:val="36C002A5"/>
    <w:rsid w:val="36DAF435"/>
    <w:rsid w:val="3771007B"/>
    <w:rsid w:val="378684EC"/>
    <w:rsid w:val="3787FA01"/>
    <w:rsid w:val="37CA3286"/>
    <w:rsid w:val="37F50A5F"/>
    <w:rsid w:val="383C9FC8"/>
    <w:rsid w:val="383FA38D"/>
    <w:rsid w:val="386C517A"/>
    <w:rsid w:val="38CCEC46"/>
    <w:rsid w:val="38F7B418"/>
    <w:rsid w:val="3933457F"/>
    <w:rsid w:val="39677B48"/>
    <w:rsid w:val="396D264F"/>
    <w:rsid w:val="3976D998"/>
    <w:rsid w:val="39C02DD6"/>
    <w:rsid w:val="39E44894"/>
    <w:rsid w:val="39F333BF"/>
    <w:rsid w:val="3A1CA517"/>
    <w:rsid w:val="3A5274F9"/>
    <w:rsid w:val="3A9AF163"/>
    <w:rsid w:val="3AA21621"/>
    <w:rsid w:val="3B9010DE"/>
    <w:rsid w:val="3B91DDD6"/>
    <w:rsid w:val="3B9D9D8A"/>
    <w:rsid w:val="3C43C461"/>
    <w:rsid w:val="3C93A4EE"/>
    <w:rsid w:val="3C97D716"/>
    <w:rsid w:val="3CDAB1D6"/>
    <w:rsid w:val="3CF03DE7"/>
    <w:rsid w:val="3D7242E1"/>
    <w:rsid w:val="3D9AD2ED"/>
    <w:rsid w:val="3DA255EA"/>
    <w:rsid w:val="3E17F011"/>
    <w:rsid w:val="3E209A6E"/>
    <w:rsid w:val="3E2EFB74"/>
    <w:rsid w:val="3E5BBDEE"/>
    <w:rsid w:val="3F0BE584"/>
    <w:rsid w:val="3F0CF438"/>
    <w:rsid w:val="3F1184D7"/>
    <w:rsid w:val="3FB3EF94"/>
    <w:rsid w:val="3FCF2E39"/>
    <w:rsid w:val="3FDA2266"/>
    <w:rsid w:val="4000A9E1"/>
    <w:rsid w:val="4002B8D0"/>
    <w:rsid w:val="40156B64"/>
    <w:rsid w:val="405D2622"/>
    <w:rsid w:val="40602B3F"/>
    <w:rsid w:val="407F45E9"/>
    <w:rsid w:val="409E4E07"/>
    <w:rsid w:val="40E6B462"/>
    <w:rsid w:val="410D2BD3"/>
    <w:rsid w:val="4118E680"/>
    <w:rsid w:val="416FB635"/>
    <w:rsid w:val="419D332D"/>
    <w:rsid w:val="41A54CF7"/>
    <w:rsid w:val="41BF5667"/>
    <w:rsid w:val="41E13AE0"/>
    <w:rsid w:val="427B5DEA"/>
    <w:rsid w:val="42DBD71C"/>
    <w:rsid w:val="42E9E821"/>
    <w:rsid w:val="42FAD770"/>
    <w:rsid w:val="433FD9CB"/>
    <w:rsid w:val="439E8ADB"/>
    <w:rsid w:val="43B77317"/>
    <w:rsid w:val="43CBFF07"/>
    <w:rsid w:val="43CED198"/>
    <w:rsid w:val="43DC3FCA"/>
    <w:rsid w:val="44D93E1F"/>
    <w:rsid w:val="45921259"/>
    <w:rsid w:val="45B4FF69"/>
    <w:rsid w:val="45C97DCA"/>
    <w:rsid w:val="45F87A8C"/>
    <w:rsid w:val="45FA1494"/>
    <w:rsid w:val="468F3603"/>
    <w:rsid w:val="46A29903"/>
    <w:rsid w:val="46B15D98"/>
    <w:rsid w:val="46E45D52"/>
    <w:rsid w:val="46E56ED0"/>
    <w:rsid w:val="470E5B95"/>
    <w:rsid w:val="4733D5EA"/>
    <w:rsid w:val="47479F09"/>
    <w:rsid w:val="474C63BA"/>
    <w:rsid w:val="4750CD8D"/>
    <w:rsid w:val="4773CB53"/>
    <w:rsid w:val="477B1698"/>
    <w:rsid w:val="47AA59C8"/>
    <w:rsid w:val="47ABD498"/>
    <w:rsid w:val="47D134A8"/>
    <w:rsid w:val="47D3B6F0"/>
    <w:rsid w:val="4808C4EE"/>
    <w:rsid w:val="48847A48"/>
    <w:rsid w:val="48D79F33"/>
    <w:rsid w:val="49455D1F"/>
    <w:rsid w:val="4951E176"/>
    <w:rsid w:val="495C9E03"/>
    <w:rsid w:val="49650820"/>
    <w:rsid w:val="497459D7"/>
    <w:rsid w:val="4A1992B4"/>
    <w:rsid w:val="4A931417"/>
    <w:rsid w:val="4AA1D97F"/>
    <w:rsid w:val="4AD3C3FB"/>
    <w:rsid w:val="4ADD0B94"/>
    <w:rsid w:val="4B822909"/>
    <w:rsid w:val="4B8EB13E"/>
    <w:rsid w:val="4B93D32F"/>
    <w:rsid w:val="4BC180AC"/>
    <w:rsid w:val="4BC25FA5"/>
    <w:rsid w:val="4BCB04AB"/>
    <w:rsid w:val="4BD66C39"/>
    <w:rsid w:val="4BE6CAE3"/>
    <w:rsid w:val="4CB384BB"/>
    <w:rsid w:val="4CC6B009"/>
    <w:rsid w:val="4D1B7EA7"/>
    <w:rsid w:val="4D644E08"/>
    <w:rsid w:val="4D6479A4"/>
    <w:rsid w:val="4D6C5848"/>
    <w:rsid w:val="4D709835"/>
    <w:rsid w:val="4D793F07"/>
    <w:rsid w:val="4DAC84BE"/>
    <w:rsid w:val="4DC9ED41"/>
    <w:rsid w:val="4DDFBBDB"/>
    <w:rsid w:val="4E9D7A4C"/>
    <w:rsid w:val="4EDDFC53"/>
    <w:rsid w:val="4EF7D9D9"/>
    <w:rsid w:val="4F363583"/>
    <w:rsid w:val="4F438E28"/>
    <w:rsid w:val="4F945E80"/>
    <w:rsid w:val="4FE3293D"/>
    <w:rsid w:val="5048F1BF"/>
    <w:rsid w:val="50B9FC45"/>
    <w:rsid w:val="50D73C04"/>
    <w:rsid w:val="51299D68"/>
    <w:rsid w:val="51329B45"/>
    <w:rsid w:val="5143353E"/>
    <w:rsid w:val="51910716"/>
    <w:rsid w:val="51F00F16"/>
    <w:rsid w:val="522FA790"/>
    <w:rsid w:val="5230D87D"/>
    <w:rsid w:val="5282B28E"/>
    <w:rsid w:val="52B7EFC8"/>
    <w:rsid w:val="52BCB905"/>
    <w:rsid w:val="52D1076D"/>
    <w:rsid w:val="5336361C"/>
    <w:rsid w:val="53657165"/>
    <w:rsid w:val="536B9A48"/>
    <w:rsid w:val="53779273"/>
    <w:rsid w:val="5387649D"/>
    <w:rsid w:val="538DF042"/>
    <w:rsid w:val="53AFE1C9"/>
    <w:rsid w:val="53D98B76"/>
    <w:rsid w:val="54411C29"/>
    <w:rsid w:val="550527BE"/>
    <w:rsid w:val="554F1E78"/>
    <w:rsid w:val="55A6E3C0"/>
    <w:rsid w:val="55FF3EF5"/>
    <w:rsid w:val="568A1DA0"/>
    <w:rsid w:val="57718FA6"/>
    <w:rsid w:val="57CA953A"/>
    <w:rsid w:val="57E3945F"/>
    <w:rsid w:val="57EEA458"/>
    <w:rsid w:val="57F0D766"/>
    <w:rsid w:val="57F28B40"/>
    <w:rsid w:val="583F62A2"/>
    <w:rsid w:val="588FBC38"/>
    <w:rsid w:val="58D3401B"/>
    <w:rsid w:val="58F3C1D5"/>
    <w:rsid w:val="593B2908"/>
    <w:rsid w:val="59C1919F"/>
    <w:rsid w:val="59E9C65E"/>
    <w:rsid w:val="59F5FC57"/>
    <w:rsid w:val="59FA34EC"/>
    <w:rsid w:val="5A27F37D"/>
    <w:rsid w:val="5A549831"/>
    <w:rsid w:val="5A63FD7A"/>
    <w:rsid w:val="5AC6A62F"/>
    <w:rsid w:val="5AFC4D5D"/>
    <w:rsid w:val="5B07FFFD"/>
    <w:rsid w:val="5B673044"/>
    <w:rsid w:val="5BA64FCC"/>
    <w:rsid w:val="5BC2280C"/>
    <w:rsid w:val="5C0F52EE"/>
    <w:rsid w:val="5C1ECFEE"/>
    <w:rsid w:val="5C2B614A"/>
    <w:rsid w:val="5C2C981E"/>
    <w:rsid w:val="5CB29106"/>
    <w:rsid w:val="5CCAAB95"/>
    <w:rsid w:val="5CF56BF4"/>
    <w:rsid w:val="5D63A9FD"/>
    <w:rsid w:val="5D6D78A2"/>
    <w:rsid w:val="5D73AF8C"/>
    <w:rsid w:val="5D787D44"/>
    <w:rsid w:val="5DB1044F"/>
    <w:rsid w:val="5DB20656"/>
    <w:rsid w:val="5DC95891"/>
    <w:rsid w:val="5DD68580"/>
    <w:rsid w:val="5DE6C221"/>
    <w:rsid w:val="5DF94C51"/>
    <w:rsid w:val="5E1CD778"/>
    <w:rsid w:val="5E6EDF05"/>
    <w:rsid w:val="5EC45AC0"/>
    <w:rsid w:val="5F1C8DC1"/>
    <w:rsid w:val="5F34D727"/>
    <w:rsid w:val="5F36BE07"/>
    <w:rsid w:val="5F85625D"/>
    <w:rsid w:val="5FD1A7E2"/>
    <w:rsid w:val="601D656B"/>
    <w:rsid w:val="611B27B2"/>
    <w:rsid w:val="6152E61B"/>
    <w:rsid w:val="61874CE6"/>
    <w:rsid w:val="6199C5B9"/>
    <w:rsid w:val="61BB8786"/>
    <w:rsid w:val="62064322"/>
    <w:rsid w:val="62164459"/>
    <w:rsid w:val="628AC75F"/>
    <w:rsid w:val="62BB0AD6"/>
    <w:rsid w:val="62F5E6F8"/>
    <w:rsid w:val="633ADE54"/>
    <w:rsid w:val="635A42A8"/>
    <w:rsid w:val="637829EE"/>
    <w:rsid w:val="6378BB39"/>
    <w:rsid w:val="63C38EBA"/>
    <w:rsid w:val="63C644AA"/>
    <w:rsid w:val="64392900"/>
    <w:rsid w:val="6485C000"/>
    <w:rsid w:val="64DBBC78"/>
    <w:rsid w:val="64FAE736"/>
    <w:rsid w:val="65479F89"/>
    <w:rsid w:val="6586CACE"/>
    <w:rsid w:val="65D7517E"/>
    <w:rsid w:val="66043998"/>
    <w:rsid w:val="6624E825"/>
    <w:rsid w:val="6662143C"/>
    <w:rsid w:val="6699EE71"/>
    <w:rsid w:val="66F83261"/>
    <w:rsid w:val="670162BB"/>
    <w:rsid w:val="67081BE4"/>
    <w:rsid w:val="672677D6"/>
    <w:rsid w:val="6743EFE9"/>
    <w:rsid w:val="67720A11"/>
    <w:rsid w:val="67DBC9F9"/>
    <w:rsid w:val="67E517A8"/>
    <w:rsid w:val="67EB6B7B"/>
    <w:rsid w:val="6807F7C3"/>
    <w:rsid w:val="681528C3"/>
    <w:rsid w:val="6851184F"/>
    <w:rsid w:val="68CFAFAD"/>
    <w:rsid w:val="68D503FA"/>
    <w:rsid w:val="68E1A533"/>
    <w:rsid w:val="68F3AA60"/>
    <w:rsid w:val="69638422"/>
    <w:rsid w:val="69DD5B58"/>
    <w:rsid w:val="69E8C4EF"/>
    <w:rsid w:val="6A0C691B"/>
    <w:rsid w:val="6A100179"/>
    <w:rsid w:val="6A3E0831"/>
    <w:rsid w:val="6A48F51F"/>
    <w:rsid w:val="6AEDF7FE"/>
    <w:rsid w:val="6AF307FC"/>
    <w:rsid w:val="6B1B7C08"/>
    <w:rsid w:val="6BE85199"/>
    <w:rsid w:val="6C006D5A"/>
    <w:rsid w:val="6C1EA752"/>
    <w:rsid w:val="6C20A442"/>
    <w:rsid w:val="6C96F01F"/>
    <w:rsid w:val="6C9736E4"/>
    <w:rsid w:val="6CB87752"/>
    <w:rsid w:val="6D69A23D"/>
    <w:rsid w:val="6D971EB6"/>
    <w:rsid w:val="6D9B7E82"/>
    <w:rsid w:val="6DB13187"/>
    <w:rsid w:val="6DCA1B23"/>
    <w:rsid w:val="6DCD7BAC"/>
    <w:rsid w:val="6DFFA1DE"/>
    <w:rsid w:val="6E13948A"/>
    <w:rsid w:val="6E43FB66"/>
    <w:rsid w:val="6E7F42FD"/>
    <w:rsid w:val="6E80D903"/>
    <w:rsid w:val="6EB403B5"/>
    <w:rsid w:val="6EC2DE07"/>
    <w:rsid w:val="6ECDFFD0"/>
    <w:rsid w:val="6F00B602"/>
    <w:rsid w:val="6F5AF75B"/>
    <w:rsid w:val="6F86063C"/>
    <w:rsid w:val="6F86199A"/>
    <w:rsid w:val="6FA849C1"/>
    <w:rsid w:val="6FDD96B9"/>
    <w:rsid w:val="703F8610"/>
    <w:rsid w:val="704D3680"/>
    <w:rsid w:val="70782C29"/>
    <w:rsid w:val="709D01A6"/>
    <w:rsid w:val="70D8E07F"/>
    <w:rsid w:val="7169624C"/>
    <w:rsid w:val="716DFF3C"/>
    <w:rsid w:val="718998F0"/>
    <w:rsid w:val="71BE0C65"/>
    <w:rsid w:val="71FE125B"/>
    <w:rsid w:val="71FE5B01"/>
    <w:rsid w:val="721F0082"/>
    <w:rsid w:val="7222503B"/>
    <w:rsid w:val="72248EB2"/>
    <w:rsid w:val="72E47924"/>
    <w:rsid w:val="73839F1E"/>
    <w:rsid w:val="73E02506"/>
    <w:rsid w:val="73E8D7F0"/>
    <w:rsid w:val="73FC4156"/>
    <w:rsid w:val="743C875A"/>
    <w:rsid w:val="74692D66"/>
    <w:rsid w:val="74B6C838"/>
    <w:rsid w:val="75124883"/>
    <w:rsid w:val="75BF3950"/>
    <w:rsid w:val="75F5D0E8"/>
    <w:rsid w:val="7634AF7F"/>
    <w:rsid w:val="76422F0F"/>
    <w:rsid w:val="7667DBC1"/>
    <w:rsid w:val="767060B0"/>
    <w:rsid w:val="7671A173"/>
    <w:rsid w:val="76744363"/>
    <w:rsid w:val="76E77E2A"/>
    <w:rsid w:val="77185BC4"/>
    <w:rsid w:val="7732AACD"/>
    <w:rsid w:val="773B5D54"/>
    <w:rsid w:val="7754AB1B"/>
    <w:rsid w:val="7757558D"/>
    <w:rsid w:val="78522051"/>
    <w:rsid w:val="78642163"/>
    <w:rsid w:val="78974BD6"/>
    <w:rsid w:val="789D12D4"/>
    <w:rsid w:val="78DAE279"/>
    <w:rsid w:val="7953CD0C"/>
    <w:rsid w:val="79976FE8"/>
    <w:rsid w:val="79EB5790"/>
    <w:rsid w:val="7A1BF926"/>
    <w:rsid w:val="7A2DADA2"/>
    <w:rsid w:val="7A444B69"/>
    <w:rsid w:val="7A58D581"/>
    <w:rsid w:val="7ACD53D8"/>
    <w:rsid w:val="7AE02D76"/>
    <w:rsid w:val="7B6605DB"/>
    <w:rsid w:val="7BD321F3"/>
    <w:rsid w:val="7BD3648C"/>
    <w:rsid w:val="7BF743A6"/>
    <w:rsid w:val="7C0F182A"/>
    <w:rsid w:val="7C268A15"/>
    <w:rsid w:val="7C449A93"/>
    <w:rsid w:val="7C45B4FB"/>
    <w:rsid w:val="7D82BF73"/>
    <w:rsid w:val="7D89125B"/>
    <w:rsid w:val="7D8E7890"/>
    <w:rsid w:val="7DD055CD"/>
    <w:rsid w:val="7DE64583"/>
    <w:rsid w:val="7DF8E366"/>
    <w:rsid w:val="7DFE7207"/>
    <w:rsid w:val="7E360F82"/>
    <w:rsid w:val="7E473107"/>
    <w:rsid w:val="7E59D529"/>
    <w:rsid w:val="7E71B5A0"/>
    <w:rsid w:val="7E914D57"/>
    <w:rsid w:val="7EE5E4E7"/>
    <w:rsid w:val="7EF54074"/>
    <w:rsid w:val="7EF8F1DE"/>
    <w:rsid w:val="7F409E41"/>
    <w:rsid w:val="7F980E00"/>
    <w:rsid w:val="7FCE31EB"/>
    <w:rsid w:val="7FDBB6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72E4"/>
  <w15:chartTrackingRefBased/>
  <w15:docId w15:val="{244C3FD8-06E8-4498-8846-2272CAA3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3D9"/>
  </w:style>
  <w:style w:type="paragraph" w:styleId="Heading1">
    <w:name w:val="heading 1"/>
    <w:basedOn w:val="Normal"/>
    <w:next w:val="Normal"/>
    <w:link w:val="Heading1Char"/>
    <w:uiPriority w:val="9"/>
    <w:qFormat/>
    <w:rsid w:val="00D44813"/>
    <w:pPr>
      <w:keepNext/>
      <w:keepLines/>
      <w:spacing w:before="360" w:after="80"/>
      <w:outlineLvl w:val="0"/>
    </w:pPr>
    <w:rPr>
      <w:rFonts w:asciiTheme="majorHAnsi" w:eastAsiaTheme="majorEastAsia" w:hAnsiTheme="majorHAnsi" w:cstheme="majorBidi"/>
      <w:color w:val="463F90" w:themeColor="accent4" w:themeShade="BF"/>
      <w:sz w:val="40"/>
      <w:szCs w:val="40"/>
    </w:rPr>
  </w:style>
  <w:style w:type="paragraph" w:styleId="Heading2">
    <w:name w:val="heading 2"/>
    <w:basedOn w:val="Normal"/>
    <w:next w:val="Normal"/>
    <w:link w:val="Heading2Char"/>
    <w:uiPriority w:val="9"/>
    <w:semiHidden/>
    <w:unhideWhenUsed/>
    <w:qFormat/>
    <w:rsid w:val="0015422E"/>
    <w:pPr>
      <w:keepNext/>
      <w:keepLines/>
      <w:spacing w:before="160" w:after="80"/>
      <w:outlineLvl w:val="1"/>
    </w:pPr>
    <w:rPr>
      <w:rFonts w:asciiTheme="majorHAnsi" w:eastAsiaTheme="majorEastAsia" w:hAnsiTheme="majorHAnsi" w:cstheme="majorBidi"/>
      <w:color w:val="6D1D6A" w:themeColor="accent1" w:themeShade="BF"/>
      <w:sz w:val="32"/>
      <w:szCs w:val="32"/>
    </w:rPr>
  </w:style>
  <w:style w:type="paragraph" w:styleId="Heading3">
    <w:name w:val="heading 3"/>
    <w:basedOn w:val="Normal"/>
    <w:next w:val="Normal"/>
    <w:link w:val="Heading3Char"/>
    <w:uiPriority w:val="9"/>
    <w:semiHidden/>
    <w:unhideWhenUsed/>
    <w:qFormat/>
    <w:rsid w:val="0015422E"/>
    <w:pPr>
      <w:keepNext/>
      <w:keepLines/>
      <w:spacing w:before="160" w:after="80"/>
      <w:outlineLvl w:val="2"/>
    </w:pPr>
    <w:rPr>
      <w:rFonts w:eastAsiaTheme="majorEastAsia" w:cstheme="majorBidi"/>
      <w:color w:val="6D1D6A" w:themeColor="accent1" w:themeShade="BF"/>
      <w:sz w:val="28"/>
      <w:szCs w:val="28"/>
    </w:rPr>
  </w:style>
  <w:style w:type="paragraph" w:styleId="Heading4">
    <w:name w:val="heading 4"/>
    <w:basedOn w:val="Normal"/>
    <w:next w:val="Normal"/>
    <w:link w:val="Heading4Char"/>
    <w:uiPriority w:val="9"/>
    <w:semiHidden/>
    <w:unhideWhenUsed/>
    <w:qFormat/>
    <w:rsid w:val="0015422E"/>
    <w:pPr>
      <w:keepNext/>
      <w:keepLines/>
      <w:spacing w:before="80" w:after="40"/>
      <w:outlineLvl w:val="3"/>
    </w:pPr>
    <w:rPr>
      <w:rFonts w:eastAsiaTheme="majorEastAsia" w:cstheme="majorBidi"/>
      <w:i/>
      <w:iCs/>
      <w:color w:val="6D1D6A" w:themeColor="accent1" w:themeShade="BF"/>
    </w:rPr>
  </w:style>
  <w:style w:type="paragraph" w:styleId="Heading5">
    <w:name w:val="heading 5"/>
    <w:basedOn w:val="Normal"/>
    <w:next w:val="Normal"/>
    <w:link w:val="Heading5Char"/>
    <w:uiPriority w:val="9"/>
    <w:semiHidden/>
    <w:unhideWhenUsed/>
    <w:qFormat/>
    <w:rsid w:val="0015422E"/>
    <w:pPr>
      <w:keepNext/>
      <w:keepLines/>
      <w:spacing w:before="80" w:after="40"/>
      <w:outlineLvl w:val="4"/>
    </w:pPr>
    <w:rPr>
      <w:rFonts w:eastAsiaTheme="majorEastAsia" w:cstheme="majorBidi"/>
      <w:color w:val="6D1D6A" w:themeColor="accent1" w:themeShade="BF"/>
    </w:rPr>
  </w:style>
  <w:style w:type="paragraph" w:styleId="Heading6">
    <w:name w:val="heading 6"/>
    <w:basedOn w:val="Normal"/>
    <w:next w:val="Normal"/>
    <w:link w:val="Heading6Char"/>
    <w:uiPriority w:val="9"/>
    <w:semiHidden/>
    <w:unhideWhenUsed/>
    <w:qFormat/>
    <w:rsid w:val="001542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2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2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2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813"/>
    <w:rPr>
      <w:rFonts w:asciiTheme="majorHAnsi" w:eastAsiaTheme="majorEastAsia" w:hAnsiTheme="majorHAnsi" w:cstheme="majorBidi"/>
      <w:color w:val="463F90" w:themeColor="accent4" w:themeShade="BF"/>
      <w:sz w:val="40"/>
      <w:szCs w:val="40"/>
    </w:rPr>
  </w:style>
  <w:style w:type="character" w:customStyle="1" w:styleId="Heading2Char">
    <w:name w:val="Heading 2 Char"/>
    <w:basedOn w:val="DefaultParagraphFont"/>
    <w:link w:val="Heading2"/>
    <w:uiPriority w:val="9"/>
    <w:semiHidden/>
    <w:rsid w:val="0015422E"/>
    <w:rPr>
      <w:rFonts w:asciiTheme="majorHAnsi" w:eastAsiaTheme="majorEastAsia" w:hAnsiTheme="majorHAnsi" w:cstheme="majorBidi"/>
      <w:color w:val="6D1D6A" w:themeColor="accent1" w:themeShade="BF"/>
      <w:sz w:val="32"/>
      <w:szCs w:val="32"/>
    </w:rPr>
  </w:style>
  <w:style w:type="character" w:customStyle="1" w:styleId="Heading3Char">
    <w:name w:val="Heading 3 Char"/>
    <w:basedOn w:val="DefaultParagraphFont"/>
    <w:link w:val="Heading3"/>
    <w:uiPriority w:val="9"/>
    <w:semiHidden/>
    <w:rsid w:val="0015422E"/>
    <w:rPr>
      <w:rFonts w:eastAsiaTheme="majorEastAsia" w:cstheme="majorBidi"/>
      <w:color w:val="6D1D6A" w:themeColor="accent1" w:themeShade="BF"/>
      <w:sz w:val="28"/>
      <w:szCs w:val="28"/>
    </w:rPr>
  </w:style>
  <w:style w:type="character" w:customStyle="1" w:styleId="Heading4Char">
    <w:name w:val="Heading 4 Char"/>
    <w:basedOn w:val="DefaultParagraphFont"/>
    <w:link w:val="Heading4"/>
    <w:uiPriority w:val="9"/>
    <w:semiHidden/>
    <w:rsid w:val="0015422E"/>
    <w:rPr>
      <w:rFonts w:eastAsiaTheme="majorEastAsia" w:cstheme="majorBidi"/>
      <w:i/>
      <w:iCs/>
      <w:color w:val="6D1D6A" w:themeColor="accent1" w:themeShade="BF"/>
    </w:rPr>
  </w:style>
  <w:style w:type="character" w:customStyle="1" w:styleId="Heading5Char">
    <w:name w:val="Heading 5 Char"/>
    <w:basedOn w:val="DefaultParagraphFont"/>
    <w:link w:val="Heading5"/>
    <w:uiPriority w:val="9"/>
    <w:semiHidden/>
    <w:rsid w:val="0015422E"/>
    <w:rPr>
      <w:rFonts w:eastAsiaTheme="majorEastAsia" w:cstheme="majorBidi"/>
      <w:color w:val="6D1D6A" w:themeColor="accent1" w:themeShade="BF"/>
    </w:rPr>
  </w:style>
  <w:style w:type="character" w:customStyle="1" w:styleId="Heading6Char">
    <w:name w:val="Heading 6 Char"/>
    <w:basedOn w:val="DefaultParagraphFont"/>
    <w:link w:val="Heading6"/>
    <w:uiPriority w:val="9"/>
    <w:semiHidden/>
    <w:rsid w:val="001542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2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2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22E"/>
    <w:rPr>
      <w:rFonts w:eastAsiaTheme="majorEastAsia" w:cstheme="majorBidi"/>
      <w:color w:val="272727" w:themeColor="text1" w:themeTint="D8"/>
    </w:rPr>
  </w:style>
  <w:style w:type="paragraph" w:styleId="Title">
    <w:name w:val="Title"/>
    <w:basedOn w:val="Normal"/>
    <w:next w:val="Normal"/>
    <w:link w:val="TitleChar"/>
    <w:uiPriority w:val="10"/>
    <w:qFormat/>
    <w:rsid w:val="00154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2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2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22E"/>
    <w:pPr>
      <w:spacing w:before="160"/>
      <w:jc w:val="center"/>
    </w:pPr>
    <w:rPr>
      <w:i/>
      <w:iCs/>
      <w:color w:val="404040" w:themeColor="text1" w:themeTint="BF"/>
    </w:rPr>
  </w:style>
  <w:style w:type="character" w:customStyle="1" w:styleId="QuoteChar">
    <w:name w:val="Quote Char"/>
    <w:basedOn w:val="DefaultParagraphFont"/>
    <w:link w:val="Quote"/>
    <w:uiPriority w:val="29"/>
    <w:rsid w:val="0015422E"/>
    <w:rPr>
      <w:i/>
      <w:iCs/>
      <w:color w:val="404040" w:themeColor="text1" w:themeTint="BF"/>
    </w:rPr>
  </w:style>
  <w:style w:type="paragraph" w:styleId="ListParagraph">
    <w:name w:val="List Paragraph"/>
    <w:basedOn w:val="Normal"/>
    <w:uiPriority w:val="34"/>
    <w:qFormat/>
    <w:rsid w:val="0015422E"/>
    <w:pPr>
      <w:ind w:left="720"/>
      <w:contextualSpacing/>
    </w:pPr>
  </w:style>
  <w:style w:type="character" w:styleId="IntenseEmphasis">
    <w:name w:val="Intense Emphasis"/>
    <w:basedOn w:val="DefaultParagraphFont"/>
    <w:uiPriority w:val="21"/>
    <w:qFormat/>
    <w:rsid w:val="0015422E"/>
    <w:rPr>
      <w:i/>
      <w:iCs/>
      <w:color w:val="6D1D6A" w:themeColor="accent1" w:themeShade="BF"/>
    </w:rPr>
  </w:style>
  <w:style w:type="paragraph" w:styleId="IntenseQuote">
    <w:name w:val="Intense Quote"/>
    <w:basedOn w:val="Normal"/>
    <w:next w:val="Normal"/>
    <w:link w:val="IntenseQuoteChar"/>
    <w:uiPriority w:val="30"/>
    <w:qFormat/>
    <w:rsid w:val="0015422E"/>
    <w:pPr>
      <w:pBdr>
        <w:top w:val="single" w:sz="4" w:space="10" w:color="6D1D6A" w:themeColor="accent1" w:themeShade="BF"/>
        <w:bottom w:val="single" w:sz="4" w:space="10" w:color="6D1D6A" w:themeColor="accent1" w:themeShade="BF"/>
      </w:pBdr>
      <w:spacing w:before="360" w:after="360"/>
      <w:ind w:left="864" w:right="864"/>
      <w:jc w:val="center"/>
    </w:pPr>
    <w:rPr>
      <w:i/>
      <w:iCs/>
      <w:color w:val="6D1D6A" w:themeColor="accent1" w:themeShade="BF"/>
    </w:rPr>
  </w:style>
  <w:style w:type="character" w:customStyle="1" w:styleId="IntenseQuoteChar">
    <w:name w:val="Intense Quote Char"/>
    <w:basedOn w:val="DefaultParagraphFont"/>
    <w:link w:val="IntenseQuote"/>
    <w:uiPriority w:val="30"/>
    <w:rsid w:val="0015422E"/>
    <w:rPr>
      <w:i/>
      <w:iCs/>
      <w:color w:val="6D1D6A" w:themeColor="accent1" w:themeShade="BF"/>
    </w:rPr>
  </w:style>
  <w:style w:type="character" w:styleId="IntenseReference">
    <w:name w:val="Intense Reference"/>
    <w:basedOn w:val="DefaultParagraphFont"/>
    <w:uiPriority w:val="32"/>
    <w:qFormat/>
    <w:rsid w:val="0015422E"/>
    <w:rPr>
      <w:b/>
      <w:bCs/>
      <w:smallCaps/>
      <w:color w:val="6D1D6A" w:themeColor="accent1" w:themeShade="BF"/>
      <w:spacing w:val="5"/>
    </w:rPr>
  </w:style>
  <w:style w:type="character" w:styleId="Hyperlink">
    <w:name w:val="Hyperlink"/>
    <w:basedOn w:val="DefaultParagraphFont"/>
    <w:uiPriority w:val="99"/>
    <w:unhideWhenUsed/>
    <w:rsid w:val="0015422E"/>
    <w:rPr>
      <w:color w:val="0066FF" w:themeColor="hyperlink"/>
      <w:u w:val="single"/>
    </w:rPr>
  </w:style>
  <w:style w:type="character" w:styleId="UnresolvedMention">
    <w:name w:val="Unresolved Mention"/>
    <w:basedOn w:val="DefaultParagraphFont"/>
    <w:uiPriority w:val="99"/>
    <w:semiHidden/>
    <w:unhideWhenUsed/>
    <w:rsid w:val="0015422E"/>
    <w:rPr>
      <w:color w:val="605E5C"/>
      <w:shd w:val="clear" w:color="auto" w:fill="E1DFDD"/>
    </w:rPr>
  </w:style>
  <w:style w:type="table" w:styleId="TableGrid">
    <w:name w:val="Table Grid"/>
    <w:basedOn w:val="TableNormal"/>
    <w:uiPriority w:val="39"/>
    <w:rsid w:val="005F5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66EB"/>
    <w:rPr>
      <w:rFonts w:ascii="Courier New" w:eastAsia="Times New Roman" w:hAnsi="Courier New" w:cs="Courier New"/>
      <w:sz w:val="20"/>
      <w:szCs w:val="20"/>
    </w:rPr>
  </w:style>
  <w:style w:type="table" w:styleId="GridTable3">
    <w:name w:val="Grid Table 3"/>
    <w:basedOn w:val="TableNormal"/>
    <w:uiPriority w:val="48"/>
    <w:rsid w:val="005066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1A13C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547D3A"/>
    <w:rPr>
      <w:b/>
      <w:bCs/>
    </w:rPr>
  </w:style>
  <w:style w:type="paragraph" w:styleId="Caption">
    <w:name w:val="caption"/>
    <w:basedOn w:val="Normal"/>
    <w:next w:val="Normal"/>
    <w:uiPriority w:val="35"/>
    <w:unhideWhenUsed/>
    <w:qFormat/>
    <w:rsid w:val="00F1167B"/>
    <w:pPr>
      <w:spacing w:after="200" w:line="240" w:lineRule="auto"/>
    </w:pPr>
    <w:rPr>
      <w:i/>
      <w:iCs/>
      <w:color w:val="632E62" w:themeColor="text2"/>
      <w:sz w:val="18"/>
      <w:szCs w:val="18"/>
    </w:rPr>
  </w:style>
  <w:style w:type="table" w:styleId="ListTable1Light-Accent4">
    <w:name w:val="List Table 1 Light Accent 4"/>
    <w:basedOn w:val="TableNormal"/>
    <w:uiPriority w:val="46"/>
    <w:rsid w:val="00E549B8"/>
    <w:pPr>
      <w:spacing w:after="0"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Revision">
    <w:name w:val="Revision"/>
    <w:hidden/>
    <w:uiPriority w:val="99"/>
    <w:semiHidden/>
    <w:rsid w:val="00DF2ABA"/>
    <w:pPr>
      <w:spacing w:after="0" w:line="240" w:lineRule="auto"/>
    </w:pPr>
  </w:style>
  <w:style w:type="character" w:styleId="Emphasis">
    <w:name w:val="Emphasis"/>
    <w:basedOn w:val="DefaultParagraphFont"/>
    <w:uiPriority w:val="20"/>
    <w:qFormat/>
    <w:rsid w:val="003105BE"/>
    <w:rPr>
      <w:i/>
      <w:iCs/>
    </w:rPr>
  </w:style>
  <w:style w:type="paragraph" w:styleId="Header">
    <w:name w:val="header"/>
    <w:basedOn w:val="Normal"/>
    <w:uiPriority w:val="99"/>
    <w:unhideWhenUsed/>
    <w:rsid w:val="5230D87D"/>
    <w:pPr>
      <w:tabs>
        <w:tab w:val="center" w:pos="4680"/>
        <w:tab w:val="right" w:pos="9360"/>
      </w:tabs>
      <w:spacing w:after="0" w:line="240" w:lineRule="auto"/>
    </w:pPr>
  </w:style>
  <w:style w:type="paragraph" w:styleId="Footer">
    <w:name w:val="footer"/>
    <w:basedOn w:val="Normal"/>
    <w:uiPriority w:val="99"/>
    <w:unhideWhenUsed/>
    <w:rsid w:val="5230D87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2D3798"/>
    <w:rPr>
      <w:sz w:val="16"/>
      <w:szCs w:val="16"/>
    </w:rPr>
  </w:style>
  <w:style w:type="paragraph" w:styleId="CommentText">
    <w:name w:val="annotation text"/>
    <w:basedOn w:val="Normal"/>
    <w:link w:val="CommentTextChar"/>
    <w:uiPriority w:val="99"/>
    <w:unhideWhenUsed/>
    <w:rsid w:val="002D3798"/>
    <w:pPr>
      <w:spacing w:line="240" w:lineRule="auto"/>
    </w:pPr>
    <w:rPr>
      <w:sz w:val="20"/>
      <w:szCs w:val="20"/>
    </w:rPr>
  </w:style>
  <w:style w:type="character" w:customStyle="1" w:styleId="CommentTextChar">
    <w:name w:val="Comment Text Char"/>
    <w:basedOn w:val="DefaultParagraphFont"/>
    <w:link w:val="CommentText"/>
    <w:uiPriority w:val="99"/>
    <w:rsid w:val="002D3798"/>
    <w:rPr>
      <w:sz w:val="20"/>
      <w:szCs w:val="20"/>
    </w:rPr>
  </w:style>
  <w:style w:type="paragraph" w:styleId="CommentSubject">
    <w:name w:val="annotation subject"/>
    <w:basedOn w:val="CommentText"/>
    <w:next w:val="CommentText"/>
    <w:link w:val="CommentSubjectChar"/>
    <w:uiPriority w:val="99"/>
    <w:semiHidden/>
    <w:unhideWhenUsed/>
    <w:rsid w:val="002D3798"/>
    <w:rPr>
      <w:b/>
      <w:bCs/>
    </w:rPr>
  </w:style>
  <w:style w:type="character" w:customStyle="1" w:styleId="CommentSubjectChar">
    <w:name w:val="Comment Subject Char"/>
    <w:basedOn w:val="CommentTextChar"/>
    <w:link w:val="CommentSubject"/>
    <w:uiPriority w:val="99"/>
    <w:semiHidden/>
    <w:rsid w:val="002D3798"/>
    <w:rPr>
      <w:b/>
      <w:bCs/>
      <w:sz w:val="20"/>
      <w:szCs w:val="20"/>
    </w:rPr>
  </w:style>
  <w:style w:type="character" w:styleId="Mention">
    <w:name w:val="Mention"/>
    <w:basedOn w:val="DefaultParagraphFont"/>
    <w:uiPriority w:val="99"/>
    <w:unhideWhenUsed/>
    <w:rsid w:val="002D379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63337">
      <w:bodyDiv w:val="1"/>
      <w:marLeft w:val="0"/>
      <w:marRight w:val="0"/>
      <w:marTop w:val="0"/>
      <w:marBottom w:val="0"/>
      <w:divBdr>
        <w:top w:val="none" w:sz="0" w:space="0" w:color="auto"/>
        <w:left w:val="none" w:sz="0" w:space="0" w:color="auto"/>
        <w:bottom w:val="none" w:sz="0" w:space="0" w:color="auto"/>
        <w:right w:val="none" w:sz="0" w:space="0" w:color="auto"/>
      </w:divBdr>
    </w:div>
    <w:div w:id="152643460">
      <w:bodyDiv w:val="1"/>
      <w:marLeft w:val="0"/>
      <w:marRight w:val="0"/>
      <w:marTop w:val="0"/>
      <w:marBottom w:val="0"/>
      <w:divBdr>
        <w:top w:val="none" w:sz="0" w:space="0" w:color="auto"/>
        <w:left w:val="none" w:sz="0" w:space="0" w:color="auto"/>
        <w:bottom w:val="none" w:sz="0" w:space="0" w:color="auto"/>
        <w:right w:val="none" w:sz="0" w:space="0" w:color="auto"/>
      </w:divBdr>
      <w:divsChild>
        <w:div w:id="943421697">
          <w:marLeft w:val="0"/>
          <w:marRight w:val="0"/>
          <w:marTop w:val="0"/>
          <w:marBottom w:val="0"/>
          <w:divBdr>
            <w:top w:val="none" w:sz="0" w:space="0" w:color="auto"/>
            <w:left w:val="none" w:sz="0" w:space="0" w:color="auto"/>
            <w:bottom w:val="none" w:sz="0" w:space="0" w:color="auto"/>
            <w:right w:val="none" w:sz="0" w:space="0" w:color="auto"/>
          </w:divBdr>
        </w:div>
        <w:div w:id="1367095938">
          <w:marLeft w:val="0"/>
          <w:marRight w:val="0"/>
          <w:marTop w:val="0"/>
          <w:marBottom w:val="0"/>
          <w:divBdr>
            <w:top w:val="none" w:sz="0" w:space="0" w:color="auto"/>
            <w:left w:val="none" w:sz="0" w:space="0" w:color="auto"/>
            <w:bottom w:val="none" w:sz="0" w:space="0" w:color="auto"/>
            <w:right w:val="none" w:sz="0" w:space="0" w:color="auto"/>
          </w:divBdr>
        </w:div>
        <w:div w:id="686754185">
          <w:marLeft w:val="0"/>
          <w:marRight w:val="0"/>
          <w:marTop w:val="0"/>
          <w:marBottom w:val="0"/>
          <w:divBdr>
            <w:top w:val="none" w:sz="0" w:space="0" w:color="auto"/>
            <w:left w:val="none" w:sz="0" w:space="0" w:color="auto"/>
            <w:bottom w:val="none" w:sz="0" w:space="0" w:color="auto"/>
            <w:right w:val="none" w:sz="0" w:space="0" w:color="auto"/>
          </w:divBdr>
        </w:div>
        <w:div w:id="1288852262">
          <w:marLeft w:val="0"/>
          <w:marRight w:val="0"/>
          <w:marTop w:val="0"/>
          <w:marBottom w:val="0"/>
          <w:divBdr>
            <w:top w:val="none" w:sz="0" w:space="0" w:color="auto"/>
            <w:left w:val="none" w:sz="0" w:space="0" w:color="auto"/>
            <w:bottom w:val="none" w:sz="0" w:space="0" w:color="auto"/>
            <w:right w:val="none" w:sz="0" w:space="0" w:color="auto"/>
          </w:divBdr>
        </w:div>
        <w:div w:id="90005676">
          <w:marLeft w:val="0"/>
          <w:marRight w:val="0"/>
          <w:marTop w:val="0"/>
          <w:marBottom w:val="0"/>
          <w:divBdr>
            <w:top w:val="none" w:sz="0" w:space="0" w:color="auto"/>
            <w:left w:val="none" w:sz="0" w:space="0" w:color="auto"/>
            <w:bottom w:val="none" w:sz="0" w:space="0" w:color="auto"/>
            <w:right w:val="none" w:sz="0" w:space="0" w:color="auto"/>
          </w:divBdr>
        </w:div>
        <w:div w:id="1491556468">
          <w:marLeft w:val="0"/>
          <w:marRight w:val="0"/>
          <w:marTop w:val="0"/>
          <w:marBottom w:val="0"/>
          <w:divBdr>
            <w:top w:val="none" w:sz="0" w:space="0" w:color="auto"/>
            <w:left w:val="none" w:sz="0" w:space="0" w:color="auto"/>
            <w:bottom w:val="none" w:sz="0" w:space="0" w:color="auto"/>
            <w:right w:val="none" w:sz="0" w:space="0" w:color="auto"/>
          </w:divBdr>
        </w:div>
        <w:div w:id="1842161999">
          <w:marLeft w:val="0"/>
          <w:marRight w:val="0"/>
          <w:marTop w:val="0"/>
          <w:marBottom w:val="0"/>
          <w:divBdr>
            <w:top w:val="none" w:sz="0" w:space="0" w:color="auto"/>
            <w:left w:val="none" w:sz="0" w:space="0" w:color="auto"/>
            <w:bottom w:val="none" w:sz="0" w:space="0" w:color="auto"/>
            <w:right w:val="none" w:sz="0" w:space="0" w:color="auto"/>
          </w:divBdr>
        </w:div>
        <w:div w:id="1510870156">
          <w:marLeft w:val="0"/>
          <w:marRight w:val="0"/>
          <w:marTop w:val="0"/>
          <w:marBottom w:val="0"/>
          <w:divBdr>
            <w:top w:val="none" w:sz="0" w:space="0" w:color="auto"/>
            <w:left w:val="none" w:sz="0" w:space="0" w:color="auto"/>
            <w:bottom w:val="none" w:sz="0" w:space="0" w:color="auto"/>
            <w:right w:val="none" w:sz="0" w:space="0" w:color="auto"/>
          </w:divBdr>
        </w:div>
      </w:divsChild>
    </w:div>
    <w:div w:id="249195351">
      <w:bodyDiv w:val="1"/>
      <w:marLeft w:val="0"/>
      <w:marRight w:val="0"/>
      <w:marTop w:val="0"/>
      <w:marBottom w:val="0"/>
      <w:divBdr>
        <w:top w:val="none" w:sz="0" w:space="0" w:color="auto"/>
        <w:left w:val="none" w:sz="0" w:space="0" w:color="auto"/>
        <w:bottom w:val="none" w:sz="0" w:space="0" w:color="auto"/>
        <w:right w:val="none" w:sz="0" w:space="0" w:color="auto"/>
      </w:divBdr>
    </w:div>
    <w:div w:id="347172484">
      <w:bodyDiv w:val="1"/>
      <w:marLeft w:val="0"/>
      <w:marRight w:val="0"/>
      <w:marTop w:val="0"/>
      <w:marBottom w:val="0"/>
      <w:divBdr>
        <w:top w:val="none" w:sz="0" w:space="0" w:color="auto"/>
        <w:left w:val="none" w:sz="0" w:space="0" w:color="auto"/>
        <w:bottom w:val="none" w:sz="0" w:space="0" w:color="auto"/>
        <w:right w:val="none" w:sz="0" w:space="0" w:color="auto"/>
      </w:divBdr>
    </w:div>
    <w:div w:id="519004403">
      <w:bodyDiv w:val="1"/>
      <w:marLeft w:val="0"/>
      <w:marRight w:val="0"/>
      <w:marTop w:val="0"/>
      <w:marBottom w:val="0"/>
      <w:divBdr>
        <w:top w:val="none" w:sz="0" w:space="0" w:color="auto"/>
        <w:left w:val="none" w:sz="0" w:space="0" w:color="auto"/>
        <w:bottom w:val="none" w:sz="0" w:space="0" w:color="auto"/>
        <w:right w:val="none" w:sz="0" w:space="0" w:color="auto"/>
      </w:divBdr>
    </w:div>
    <w:div w:id="665401746">
      <w:bodyDiv w:val="1"/>
      <w:marLeft w:val="0"/>
      <w:marRight w:val="0"/>
      <w:marTop w:val="0"/>
      <w:marBottom w:val="0"/>
      <w:divBdr>
        <w:top w:val="none" w:sz="0" w:space="0" w:color="auto"/>
        <w:left w:val="none" w:sz="0" w:space="0" w:color="auto"/>
        <w:bottom w:val="none" w:sz="0" w:space="0" w:color="auto"/>
        <w:right w:val="none" w:sz="0" w:space="0" w:color="auto"/>
      </w:divBdr>
      <w:divsChild>
        <w:div w:id="287709890">
          <w:marLeft w:val="0"/>
          <w:marRight w:val="0"/>
          <w:marTop w:val="0"/>
          <w:marBottom w:val="0"/>
          <w:divBdr>
            <w:top w:val="none" w:sz="0" w:space="0" w:color="auto"/>
            <w:left w:val="none" w:sz="0" w:space="0" w:color="auto"/>
            <w:bottom w:val="none" w:sz="0" w:space="0" w:color="auto"/>
            <w:right w:val="none" w:sz="0" w:space="0" w:color="auto"/>
          </w:divBdr>
        </w:div>
        <w:div w:id="339041366">
          <w:marLeft w:val="0"/>
          <w:marRight w:val="0"/>
          <w:marTop w:val="0"/>
          <w:marBottom w:val="0"/>
          <w:divBdr>
            <w:top w:val="none" w:sz="0" w:space="0" w:color="auto"/>
            <w:left w:val="none" w:sz="0" w:space="0" w:color="auto"/>
            <w:bottom w:val="none" w:sz="0" w:space="0" w:color="auto"/>
            <w:right w:val="none" w:sz="0" w:space="0" w:color="auto"/>
          </w:divBdr>
        </w:div>
        <w:div w:id="1706641535">
          <w:marLeft w:val="0"/>
          <w:marRight w:val="0"/>
          <w:marTop w:val="0"/>
          <w:marBottom w:val="0"/>
          <w:divBdr>
            <w:top w:val="none" w:sz="0" w:space="0" w:color="auto"/>
            <w:left w:val="none" w:sz="0" w:space="0" w:color="auto"/>
            <w:bottom w:val="none" w:sz="0" w:space="0" w:color="auto"/>
            <w:right w:val="none" w:sz="0" w:space="0" w:color="auto"/>
          </w:divBdr>
        </w:div>
        <w:div w:id="1021518616">
          <w:marLeft w:val="0"/>
          <w:marRight w:val="0"/>
          <w:marTop w:val="0"/>
          <w:marBottom w:val="0"/>
          <w:divBdr>
            <w:top w:val="none" w:sz="0" w:space="0" w:color="auto"/>
            <w:left w:val="none" w:sz="0" w:space="0" w:color="auto"/>
            <w:bottom w:val="none" w:sz="0" w:space="0" w:color="auto"/>
            <w:right w:val="none" w:sz="0" w:space="0" w:color="auto"/>
          </w:divBdr>
        </w:div>
        <w:div w:id="1377000244">
          <w:marLeft w:val="0"/>
          <w:marRight w:val="0"/>
          <w:marTop w:val="0"/>
          <w:marBottom w:val="0"/>
          <w:divBdr>
            <w:top w:val="none" w:sz="0" w:space="0" w:color="auto"/>
            <w:left w:val="none" w:sz="0" w:space="0" w:color="auto"/>
            <w:bottom w:val="none" w:sz="0" w:space="0" w:color="auto"/>
            <w:right w:val="none" w:sz="0" w:space="0" w:color="auto"/>
          </w:divBdr>
        </w:div>
        <w:div w:id="2067603737">
          <w:marLeft w:val="0"/>
          <w:marRight w:val="0"/>
          <w:marTop w:val="0"/>
          <w:marBottom w:val="0"/>
          <w:divBdr>
            <w:top w:val="none" w:sz="0" w:space="0" w:color="auto"/>
            <w:left w:val="none" w:sz="0" w:space="0" w:color="auto"/>
            <w:bottom w:val="none" w:sz="0" w:space="0" w:color="auto"/>
            <w:right w:val="none" w:sz="0" w:space="0" w:color="auto"/>
          </w:divBdr>
        </w:div>
        <w:div w:id="1393580035">
          <w:marLeft w:val="0"/>
          <w:marRight w:val="0"/>
          <w:marTop w:val="0"/>
          <w:marBottom w:val="0"/>
          <w:divBdr>
            <w:top w:val="none" w:sz="0" w:space="0" w:color="auto"/>
            <w:left w:val="none" w:sz="0" w:space="0" w:color="auto"/>
            <w:bottom w:val="none" w:sz="0" w:space="0" w:color="auto"/>
            <w:right w:val="none" w:sz="0" w:space="0" w:color="auto"/>
          </w:divBdr>
        </w:div>
        <w:div w:id="382171540">
          <w:marLeft w:val="0"/>
          <w:marRight w:val="0"/>
          <w:marTop w:val="0"/>
          <w:marBottom w:val="0"/>
          <w:divBdr>
            <w:top w:val="none" w:sz="0" w:space="0" w:color="auto"/>
            <w:left w:val="none" w:sz="0" w:space="0" w:color="auto"/>
            <w:bottom w:val="none" w:sz="0" w:space="0" w:color="auto"/>
            <w:right w:val="none" w:sz="0" w:space="0" w:color="auto"/>
          </w:divBdr>
        </w:div>
      </w:divsChild>
    </w:div>
    <w:div w:id="692996822">
      <w:bodyDiv w:val="1"/>
      <w:marLeft w:val="0"/>
      <w:marRight w:val="0"/>
      <w:marTop w:val="0"/>
      <w:marBottom w:val="0"/>
      <w:divBdr>
        <w:top w:val="none" w:sz="0" w:space="0" w:color="auto"/>
        <w:left w:val="none" w:sz="0" w:space="0" w:color="auto"/>
        <w:bottom w:val="none" w:sz="0" w:space="0" w:color="auto"/>
        <w:right w:val="none" w:sz="0" w:space="0" w:color="auto"/>
      </w:divBdr>
    </w:div>
    <w:div w:id="726270554">
      <w:bodyDiv w:val="1"/>
      <w:marLeft w:val="0"/>
      <w:marRight w:val="0"/>
      <w:marTop w:val="0"/>
      <w:marBottom w:val="0"/>
      <w:divBdr>
        <w:top w:val="none" w:sz="0" w:space="0" w:color="auto"/>
        <w:left w:val="none" w:sz="0" w:space="0" w:color="auto"/>
        <w:bottom w:val="none" w:sz="0" w:space="0" w:color="auto"/>
        <w:right w:val="none" w:sz="0" w:space="0" w:color="auto"/>
      </w:divBdr>
    </w:div>
    <w:div w:id="731543357">
      <w:bodyDiv w:val="1"/>
      <w:marLeft w:val="0"/>
      <w:marRight w:val="0"/>
      <w:marTop w:val="0"/>
      <w:marBottom w:val="0"/>
      <w:divBdr>
        <w:top w:val="none" w:sz="0" w:space="0" w:color="auto"/>
        <w:left w:val="none" w:sz="0" w:space="0" w:color="auto"/>
        <w:bottom w:val="none" w:sz="0" w:space="0" w:color="auto"/>
        <w:right w:val="none" w:sz="0" w:space="0" w:color="auto"/>
      </w:divBdr>
    </w:div>
    <w:div w:id="894707163">
      <w:bodyDiv w:val="1"/>
      <w:marLeft w:val="0"/>
      <w:marRight w:val="0"/>
      <w:marTop w:val="0"/>
      <w:marBottom w:val="0"/>
      <w:divBdr>
        <w:top w:val="none" w:sz="0" w:space="0" w:color="auto"/>
        <w:left w:val="none" w:sz="0" w:space="0" w:color="auto"/>
        <w:bottom w:val="none" w:sz="0" w:space="0" w:color="auto"/>
        <w:right w:val="none" w:sz="0" w:space="0" w:color="auto"/>
      </w:divBdr>
    </w:div>
    <w:div w:id="1011953099">
      <w:bodyDiv w:val="1"/>
      <w:marLeft w:val="0"/>
      <w:marRight w:val="0"/>
      <w:marTop w:val="0"/>
      <w:marBottom w:val="0"/>
      <w:divBdr>
        <w:top w:val="none" w:sz="0" w:space="0" w:color="auto"/>
        <w:left w:val="none" w:sz="0" w:space="0" w:color="auto"/>
        <w:bottom w:val="none" w:sz="0" w:space="0" w:color="auto"/>
        <w:right w:val="none" w:sz="0" w:space="0" w:color="auto"/>
      </w:divBdr>
    </w:div>
    <w:div w:id="1171993209">
      <w:bodyDiv w:val="1"/>
      <w:marLeft w:val="0"/>
      <w:marRight w:val="0"/>
      <w:marTop w:val="0"/>
      <w:marBottom w:val="0"/>
      <w:divBdr>
        <w:top w:val="none" w:sz="0" w:space="0" w:color="auto"/>
        <w:left w:val="none" w:sz="0" w:space="0" w:color="auto"/>
        <w:bottom w:val="none" w:sz="0" w:space="0" w:color="auto"/>
        <w:right w:val="none" w:sz="0" w:space="0" w:color="auto"/>
      </w:divBdr>
    </w:div>
    <w:div w:id="1187794092">
      <w:bodyDiv w:val="1"/>
      <w:marLeft w:val="0"/>
      <w:marRight w:val="0"/>
      <w:marTop w:val="0"/>
      <w:marBottom w:val="0"/>
      <w:divBdr>
        <w:top w:val="none" w:sz="0" w:space="0" w:color="auto"/>
        <w:left w:val="none" w:sz="0" w:space="0" w:color="auto"/>
        <w:bottom w:val="none" w:sz="0" w:space="0" w:color="auto"/>
        <w:right w:val="none" w:sz="0" w:space="0" w:color="auto"/>
      </w:divBdr>
    </w:div>
    <w:div w:id="1309475774">
      <w:bodyDiv w:val="1"/>
      <w:marLeft w:val="0"/>
      <w:marRight w:val="0"/>
      <w:marTop w:val="0"/>
      <w:marBottom w:val="0"/>
      <w:divBdr>
        <w:top w:val="none" w:sz="0" w:space="0" w:color="auto"/>
        <w:left w:val="none" w:sz="0" w:space="0" w:color="auto"/>
        <w:bottom w:val="none" w:sz="0" w:space="0" w:color="auto"/>
        <w:right w:val="none" w:sz="0" w:space="0" w:color="auto"/>
      </w:divBdr>
    </w:div>
    <w:div w:id="1314023609">
      <w:bodyDiv w:val="1"/>
      <w:marLeft w:val="0"/>
      <w:marRight w:val="0"/>
      <w:marTop w:val="0"/>
      <w:marBottom w:val="0"/>
      <w:divBdr>
        <w:top w:val="none" w:sz="0" w:space="0" w:color="auto"/>
        <w:left w:val="none" w:sz="0" w:space="0" w:color="auto"/>
        <w:bottom w:val="none" w:sz="0" w:space="0" w:color="auto"/>
        <w:right w:val="none" w:sz="0" w:space="0" w:color="auto"/>
      </w:divBdr>
    </w:div>
    <w:div w:id="1372460162">
      <w:bodyDiv w:val="1"/>
      <w:marLeft w:val="0"/>
      <w:marRight w:val="0"/>
      <w:marTop w:val="0"/>
      <w:marBottom w:val="0"/>
      <w:divBdr>
        <w:top w:val="none" w:sz="0" w:space="0" w:color="auto"/>
        <w:left w:val="none" w:sz="0" w:space="0" w:color="auto"/>
        <w:bottom w:val="none" w:sz="0" w:space="0" w:color="auto"/>
        <w:right w:val="none" w:sz="0" w:space="0" w:color="auto"/>
      </w:divBdr>
    </w:div>
    <w:div w:id="1406486819">
      <w:bodyDiv w:val="1"/>
      <w:marLeft w:val="0"/>
      <w:marRight w:val="0"/>
      <w:marTop w:val="0"/>
      <w:marBottom w:val="0"/>
      <w:divBdr>
        <w:top w:val="none" w:sz="0" w:space="0" w:color="auto"/>
        <w:left w:val="none" w:sz="0" w:space="0" w:color="auto"/>
        <w:bottom w:val="none" w:sz="0" w:space="0" w:color="auto"/>
        <w:right w:val="none" w:sz="0" w:space="0" w:color="auto"/>
      </w:divBdr>
    </w:div>
    <w:div w:id="1477720190">
      <w:bodyDiv w:val="1"/>
      <w:marLeft w:val="0"/>
      <w:marRight w:val="0"/>
      <w:marTop w:val="0"/>
      <w:marBottom w:val="0"/>
      <w:divBdr>
        <w:top w:val="none" w:sz="0" w:space="0" w:color="auto"/>
        <w:left w:val="none" w:sz="0" w:space="0" w:color="auto"/>
        <w:bottom w:val="none" w:sz="0" w:space="0" w:color="auto"/>
        <w:right w:val="none" w:sz="0" w:space="0" w:color="auto"/>
      </w:divBdr>
    </w:div>
    <w:div w:id="1542665183">
      <w:bodyDiv w:val="1"/>
      <w:marLeft w:val="0"/>
      <w:marRight w:val="0"/>
      <w:marTop w:val="0"/>
      <w:marBottom w:val="0"/>
      <w:divBdr>
        <w:top w:val="none" w:sz="0" w:space="0" w:color="auto"/>
        <w:left w:val="none" w:sz="0" w:space="0" w:color="auto"/>
        <w:bottom w:val="none" w:sz="0" w:space="0" w:color="auto"/>
        <w:right w:val="none" w:sz="0" w:space="0" w:color="auto"/>
      </w:divBdr>
    </w:div>
    <w:div w:id="1617176448">
      <w:bodyDiv w:val="1"/>
      <w:marLeft w:val="0"/>
      <w:marRight w:val="0"/>
      <w:marTop w:val="0"/>
      <w:marBottom w:val="0"/>
      <w:divBdr>
        <w:top w:val="none" w:sz="0" w:space="0" w:color="auto"/>
        <w:left w:val="none" w:sz="0" w:space="0" w:color="auto"/>
        <w:bottom w:val="none" w:sz="0" w:space="0" w:color="auto"/>
        <w:right w:val="none" w:sz="0" w:space="0" w:color="auto"/>
      </w:divBdr>
    </w:div>
    <w:div w:id="1644236782">
      <w:bodyDiv w:val="1"/>
      <w:marLeft w:val="0"/>
      <w:marRight w:val="0"/>
      <w:marTop w:val="0"/>
      <w:marBottom w:val="0"/>
      <w:divBdr>
        <w:top w:val="none" w:sz="0" w:space="0" w:color="auto"/>
        <w:left w:val="none" w:sz="0" w:space="0" w:color="auto"/>
        <w:bottom w:val="none" w:sz="0" w:space="0" w:color="auto"/>
        <w:right w:val="none" w:sz="0" w:space="0" w:color="auto"/>
      </w:divBdr>
    </w:div>
    <w:div w:id="1683706534">
      <w:bodyDiv w:val="1"/>
      <w:marLeft w:val="0"/>
      <w:marRight w:val="0"/>
      <w:marTop w:val="0"/>
      <w:marBottom w:val="0"/>
      <w:divBdr>
        <w:top w:val="none" w:sz="0" w:space="0" w:color="auto"/>
        <w:left w:val="none" w:sz="0" w:space="0" w:color="auto"/>
        <w:bottom w:val="none" w:sz="0" w:space="0" w:color="auto"/>
        <w:right w:val="none" w:sz="0" w:space="0" w:color="auto"/>
      </w:divBdr>
    </w:div>
    <w:div w:id="1724601102">
      <w:bodyDiv w:val="1"/>
      <w:marLeft w:val="0"/>
      <w:marRight w:val="0"/>
      <w:marTop w:val="0"/>
      <w:marBottom w:val="0"/>
      <w:divBdr>
        <w:top w:val="none" w:sz="0" w:space="0" w:color="auto"/>
        <w:left w:val="none" w:sz="0" w:space="0" w:color="auto"/>
        <w:bottom w:val="none" w:sz="0" w:space="0" w:color="auto"/>
        <w:right w:val="none" w:sz="0" w:space="0" w:color="auto"/>
      </w:divBdr>
      <w:divsChild>
        <w:div w:id="1796482770">
          <w:marLeft w:val="0"/>
          <w:marRight w:val="0"/>
          <w:marTop w:val="0"/>
          <w:marBottom w:val="0"/>
          <w:divBdr>
            <w:top w:val="none" w:sz="0" w:space="0" w:color="auto"/>
            <w:left w:val="none" w:sz="0" w:space="0" w:color="auto"/>
            <w:bottom w:val="none" w:sz="0" w:space="0" w:color="auto"/>
            <w:right w:val="none" w:sz="0" w:space="0" w:color="auto"/>
          </w:divBdr>
          <w:divsChild>
            <w:div w:id="1698388867">
              <w:marLeft w:val="0"/>
              <w:marRight w:val="0"/>
              <w:marTop w:val="0"/>
              <w:marBottom w:val="0"/>
              <w:divBdr>
                <w:top w:val="none" w:sz="0" w:space="0" w:color="auto"/>
                <w:left w:val="none" w:sz="0" w:space="0" w:color="auto"/>
                <w:bottom w:val="none" w:sz="0" w:space="0" w:color="auto"/>
                <w:right w:val="none" w:sz="0" w:space="0" w:color="auto"/>
              </w:divBdr>
            </w:div>
            <w:div w:id="1554540966">
              <w:marLeft w:val="0"/>
              <w:marRight w:val="0"/>
              <w:marTop w:val="0"/>
              <w:marBottom w:val="0"/>
              <w:divBdr>
                <w:top w:val="none" w:sz="0" w:space="0" w:color="auto"/>
                <w:left w:val="none" w:sz="0" w:space="0" w:color="auto"/>
                <w:bottom w:val="none" w:sz="0" w:space="0" w:color="auto"/>
                <w:right w:val="none" w:sz="0" w:space="0" w:color="auto"/>
              </w:divBdr>
            </w:div>
            <w:div w:id="473523194">
              <w:marLeft w:val="0"/>
              <w:marRight w:val="0"/>
              <w:marTop w:val="0"/>
              <w:marBottom w:val="0"/>
              <w:divBdr>
                <w:top w:val="none" w:sz="0" w:space="0" w:color="auto"/>
                <w:left w:val="none" w:sz="0" w:space="0" w:color="auto"/>
                <w:bottom w:val="none" w:sz="0" w:space="0" w:color="auto"/>
                <w:right w:val="none" w:sz="0" w:space="0" w:color="auto"/>
              </w:divBdr>
            </w:div>
            <w:div w:id="645092452">
              <w:marLeft w:val="0"/>
              <w:marRight w:val="0"/>
              <w:marTop w:val="0"/>
              <w:marBottom w:val="0"/>
              <w:divBdr>
                <w:top w:val="none" w:sz="0" w:space="0" w:color="auto"/>
                <w:left w:val="none" w:sz="0" w:space="0" w:color="auto"/>
                <w:bottom w:val="none" w:sz="0" w:space="0" w:color="auto"/>
                <w:right w:val="none" w:sz="0" w:space="0" w:color="auto"/>
              </w:divBdr>
            </w:div>
            <w:div w:id="370155709">
              <w:marLeft w:val="0"/>
              <w:marRight w:val="0"/>
              <w:marTop w:val="0"/>
              <w:marBottom w:val="0"/>
              <w:divBdr>
                <w:top w:val="none" w:sz="0" w:space="0" w:color="auto"/>
                <w:left w:val="none" w:sz="0" w:space="0" w:color="auto"/>
                <w:bottom w:val="none" w:sz="0" w:space="0" w:color="auto"/>
                <w:right w:val="none" w:sz="0" w:space="0" w:color="auto"/>
              </w:divBdr>
            </w:div>
            <w:div w:id="2083671613">
              <w:marLeft w:val="0"/>
              <w:marRight w:val="0"/>
              <w:marTop w:val="0"/>
              <w:marBottom w:val="0"/>
              <w:divBdr>
                <w:top w:val="none" w:sz="0" w:space="0" w:color="auto"/>
                <w:left w:val="none" w:sz="0" w:space="0" w:color="auto"/>
                <w:bottom w:val="none" w:sz="0" w:space="0" w:color="auto"/>
                <w:right w:val="none" w:sz="0" w:space="0" w:color="auto"/>
              </w:divBdr>
            </w:div>
            <w:div w:id="520052433">
              <w:marLeft w:val="0"/>
              <w:marRight w:val="0"/>
              <w:marTop w:val="0"/>
              <w:marBottom w:val="0"/>
              <w:divBdr>
                <w:top w:val="none" w:sz="0" w:space="0" w:color="auto"/>
                <w:left w:val="none" w:sz="0" w:space="0" w:color="auto"/>
                <w:bottom w:val="none" w:sz="0" w:space="0" w:color="auto"/>
                <w:right w:val="none" w:sz="0" w:space="0" w:color="auto"/>
              </w:divBdr>
            </w:div>
            <w:div w:id="308172499">
              <w:marLeft w:val="0"/>
              <w:marRight w:val="0"/>
              <w:marTop w:val="0"/>
              <w:marBottom w:val="0"/>
              <w:divBdr>
                <w:top w:val="none" w:sz="0" w:space="0" w:color="auto"/>
                <w:left w:val="none" w:sz="0" w:space="0" w:color="auto"/>
                <w:bottom w:val="none" w:sz="0" w:space="0" w:color="auto"/>
                <w:right w:val="none" w:sz="0" w:space="0" w:color="auto"/>
              </w:divBdr>
            </w:div>
            <w:div w:id="2088840481">
              <w:marLeft w:val="0"/>
              <w:marRight w:val="0"/>
              <w:marTop w:val="0"/>
              <w:marBottom w:val="0"/>
              <w:divBdr>
                <w:top w:val="none" w:sz="0" w:space="0" w:color="auto"/>
                <w:left w:val="none" w:sz="0" w:space="0" w:color="auto"/>
                <w:bottom w:val="none" w:sz="0" w:space="0" w:color="auto"/>
                <w:right w:val="none" w:sz="0" w:space="0" w:color="auto"/>
              </w:divBdr>
            </w:div>
            <w:div w:id="1326082260">
              <w:marLeft w:val="0"/>
              <w:marRight w:val="0"/>
              <w:marTop w:val="0"/>
              <w:marBottom w:val="0"/>
              <w:divBdr>
                <w:top w:val="none" w:sz="0" w:space="0" w:color="auto"/>
                <w:left w:val="none" w:sz="0" w:space="0" w:color="auto"/>
                <w:bottom w:val="none" w:sz="0" w:space="0" w:color="auto"/>
                <w:right w:val="none" w:sz="0" w:space="0" w:color="auto"/>
              </w:divBdr>
            </w:div>
            <w:div w:id="705645258">
              <w:marLeft w:val="0"/>
              <w:marRight w:val="0"/>
              <w:marTop w:val="0"/>
              <w:marBottom w:val="0"/>
              <w:divBdr>
                <w:top w:val="none" w:sz="0" w:space="0" w:color="auto"/>
                <w:left w:val="none" w:sz="0" w:space="0" w:color="auto"/>
                <w:bottom w:val="none" w:sz="0" w:space="0" w:color="auto"/>
                <w:right w:val="none" w:sz="0" w:space="0" w:color="auto"/>
              </w:divBdr>
            </w:div>
            <w:div w:id="1129127607">
              <w:marLeft w:val="0"/>
              <w:marRight w:val="0"/>
              <w:marTop w:val="0"/>
              <w:marBottom w:val="0"/>
              <w:divBdr>
                <w:top w:val="none" w:sz="0" w:space="0" w:color="auto"/>
                <w:left w:val="none" w:sz="0" w:space="0" w:color="auto"/>
                <w:bottom w:val="none" w:sz="0" w:space="0" w:color="auto"/>
                <w:right w:val="none" w:sz="0" w:space="0" w:color="auto"/>
              </w:divBdr>
            </w:div>
            <w:div w:id="1439330575">
              <w:marLeft w:val="0"/>
              <w:marRight w:val="0"/>
              <w:marTop w:val="0"/>
              <w:marBottom w:val="0"/>
              <w:divBdr>
                <w:top w:val="none" w:sz="0" w:space="0" w:color="auto"/>
                <w:left w:val="none" w:sz="0" w:space="0" w:color="auto"/>
                <w:bottom w:val="none" w:sz="0" w:space="0" w:color="auto"/>
                <w:right w:val="none" w:sz="0" w:space="0" w:color="auto"/>
              </w:divBdr>
            </w:div>
            <w:div w:id="1942106613">
              <w:marLeft w:val="0"/>
              <w:marRight w:val="0"/>
              <w:marTop w:val="0"/>
              <w:marBottom w:val="0"/>
              <w:divBdr>
                <w:top w:val="none" w:sz="0" w:space="0" w:color="auto"/>
                <w:left w:val="none" w:sz="0" w:space="0" w:color="auto"/>
                <w:bottom w:val="none" w:sz="0" w:space="0" w:color="auto"/>
                <w:right w:val="none" w:sz="0" w:space="0" w:color="auto"/>
              </w:divBdr>
            </w:div>
            <w:div w:id="312565564">
              <w:marLeft w:val="0"/>
              <w:marRight w:val="0"/>
              <w:marTop w:val="0"/>
              <w:marBottom w:val="0"/>
              <w:divBdr>
                <w:top w:val="none" w:sz="0" w:space="0" w:color="auto"/>
                <w:left w:val="none" w:sz="0" w:space="0" w:color="auto"/>
                <w:bottom w:val="none" w:sz="0" w:space="0" w:color="auto"/>
                <w:right w:val="none" w:sz="0" w:space="0" w:color="auto"/>
              </w:divBdr>
            </w:div>
            <w:div w:id="369307338">
              <w:marLeft w:val="0"/>
              <w:marRight w:val="0"/>
              <w:marTop w:val="0"/>
              <w:marBottom w:val="0"/>
              <w:divBdr>
                <w:top w:val="none" w:sz="0" w:space="0" w:color="auto"/>
                <w:left w:val="none" w:sz="0" w:space="0" w:color="auto"/>
                <w:bottom w:val="none" w:sz="0" w:space="0" w:color="auto"/>
                <w:right w:val="none" w:sz="0" w:space="0" w:color="auto"/>
              </w:divBdr>
            </w:div>
            <w:div w:id="16660909">
              <w:marLeft w:val="0"/>
              <w:marRight w:val="0"/>
              <w:marTop w:val="0"/>
              <w:marBottom w:val="0"/>
              <w:divBdr>
                <w:top w:val="none" w:sz="0" w:space="0" w:color="auto"/>
                <w:left w:val="none" w:sz="0" w:space="0" w:color="auto"/>
                <w:bottom w:val="none" w:sz="0" w:space="0" w:color="auto"/>
                <w:right w:val="none" w:sz="0" w:space="0" w:color="auto"/>
              </w:divBdr>
            </w:div>
            <w:div w:id="671294557">
              <w:marLeft w:val="0"/>
              <w:marRight w:val="0"/>
              <w:marTop w:val="0"/>
              <w:marBottom w:val="0"/>
              <w:divBdr>
                <w:top w:val="none" w:sz="0" w:space="0" w:color="auto"/>
                <w:left w:val="none" w:sz="0" w:space="0" w:color="auto"/>
                <w:bottom w:val="none" w:sz="0" w:space="0" w:color="auto"/>
                <w:right w:val="none" w:sz="0" w:space="0" w:color="auto"/>
              </w:divBdr>
            </w:div>
            <w:div w:id="623312950">
              <w:marLeft w:val="0"/>
              <w:marRight w:val="0"/>
              <w:marTop w:val="0"/>
              <w:marBottom w:val="0"/>
              <w:divBdr>
                <w:top w:val="none" w:sz="0" w:space="0" w:color="auto"/>
                <w:left w:val="none" w:sz="0" w:space="0" w:color="auto"/>
                <w:bottom w:val="none" w:sz="0" w:space="0" w:color="auto"/>
                <w:right w:val="none" w:sz="0" w:space="0" w:color="auto"/>
              </w:divBdr>
            </w:div>
            <w:div w:id="717513234">
              <w:marLeft w:val="0"/>
              <w:marRight w:val="0"/>
              <w:marTop w:val="0"/>
              <w:marBottom w:val="0"/>
              <w:divBdr>
                <w:top w:val="none" w:sz="0" w:space="0" w:color="auto"/>
                <w:left w:val="none" w:sz="0" w:space="0" w:color="auto"/>
                <w:bottom w:val="none" w:sz="0" w:space="0" w:color="auto"/>
                <w:right w:val="none" w:sz="0" w:space="0" w:color="auto"/>
              </w:divBdr>
            </w:div>
            <w:div w:id="57018085">
              <w:marLeft w:val="0"/>
              <w:marRight w:val="0"/>
              <w:marTop w:val="0"/>
              <w:marBottom w:val="0"/>
              <w:divBdr>
                <w:top w:val="none" w:sz="0" w:space="0" w:color="auto"/>
                <w:left w:val="none" w:sz="0" w:space="0" w:color="auto"/>
                <w:bottom w:val="none" w:sz="0" w:space="0" w:color="auto"/>
                <w:right w:val="none" w:sz="0" w:space="0" w:color="auto"/>
              </w:divBdr>
            </w:div>
            <w:div w:id="180820254">
              <w:marLeft w:val="0"/>
              <w:marRight w:val="0"/>
              <w:marTop w:val="0"/>
              <w:marBottom w:val="0"/>
              <w:divBdr>
                <w:top w:val="none" w:sz="0" w:space="0" w:color="auto"/>
                <w:left w:val="none" w:sz="0" w:space="0" w:color="auto"/>
                <w:bottom w:val="none" w:sz="0" w:space="0" w:color="auto"/>
                <w:right w:val="none" w:sz="0" w:space="0" w:color="auto"/>
              </w:divBdr>
            </w:div>
            <w:div w:id="796412963">
              <w:marLeft w:val="0"/>
              <w:marRight w:val="0"/>
              <w:marTop w:val="0"/>
              <w:marBottom w:val="0"/>
              <w:divBdr>
                <w:top w:val="none" w:sz="0" w:space="0" w:color="auto"/>
                <w:left w:val="none" w:sz="0" w:space="0" w:color="auto"/>
                <w:bottom w:val="none" w:sz="0" w:space="0" w:color="auto"/>
                <w:right w:val="none" w:sz="0" w:space="0" w:color="auto"/>
              </w:divBdr>
            </w:div>
            <w:div w:id="1897625672">
              <w:marLeft w:val="0"/>
              <w:marRight w:val="0"/>
              <w:marTop w:val="0"/>
              <w:marBottom w:val="0"/>
              <w:divBdr>
                <w:top w:val="none" w:sz="0" w:space="0" w:color="auto"/>
                <w:left w:val="none" w:sz="0" w:space="0" w:color="auto"/>
                <w:bottom w:val="none" w:sz="0" w:space="0" w:color="auto"/>
                <w:right w:val="none" w:sz="0" w:space="0" w:color="auto"/>
              </w:divBdr>
            </w:div>
            <w:div w:id="449863389">
              <w:marLeft w:val="0"/>
              <w:marRight w:val="0"/>
              <w:marTop w:val="0"/>
              <w:marBottom w:val="0"/>
              <w:divBdr>
                <w:top w:val="none" w:sz="0" w:space="0" w:color="auto"/>
                <w:left w:val="none" w:sz="0" w:space="0" w:color="auto"/>
                <w:bottom w:val="none" w:sz="0" w:space="0" w:color="auto"/>
                <w:right w:val="none" w:sz="0" w:space="0" w:color="auto"/>
              </w:divBdr>
            </w:div>
            <w:div w:id="1807774694">
              <w:marLeft w:val="0"/>
              <w:marRight w:val="0"/>
              <w:marTop w:val="0"/>
              <w:marBottom w:val="0"/>
              <w:divBdr>
                <w:top w:val="none" w:sz="0" w:space="0" w:color="auto"/>
                <w:left w:val="none" w:sz="0" w:space="0" w:color="auto"/>
                <w:bottom w:val="none" w:sz="0" w:space="0" w:color="auto"/>
                <w:right w:val="none" w:sz="0" w:space="0" w:color="auto"/>
              </w:divBdr>
            </w:div>
            <w:div w:id="1458794186">
              <w:marLeft w:val="0"/>
              <w:marRight w:val="0"/>
              <w:marTop w:val="0"/>
              <w:marBottom w:val="0"/>
              <w:divBdr>
                <w:top w:val="none" w:sz="0" w:space="0" w:color="auto"/>
                <w:left w:val="none" w:sz="0" w:space="0" w:color="auto"/>
                <w:bottom w:val="none" w:sz="0" w:space="0" w:color="auto"/>
                <w:right w:val="none" w:sz="0" w:space="0" w:color="auto"/>
              </w:divBdr>
            </w:div>
            <w:div w:id="1987128112">
              <w:marLeft w:val="0"/>
              <w:marRight w:val="0"/>
              <w:marTop w:val="0"/>
              <w:marBottom w:val="0"/>
              <w:divBdr>
                <w:top w:val="none" w:sz="0" w:space="0" w:color="auto"/>
                <w:left w:val="none" w:sz="0" w:space="0" w:color="auto"/>
                <w:bottom w:val="none" w:sz="0" w:space="0" w:color="auto"/>
                <w:right w:val="none" w:sz="0" w:space="0" w:color="auto"/>
              </w:divBdr>
            </w:div>
            <w:div w:id="14266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937">
      <w:bodyDiv w:val="1"/>
      <w:marLeft w:val="0"/>
      <w:marRight w:val="0"/>
      <w:marTop w:val="0"/>
      <w:marBottom w:val="0"/>
      <w:divBdr>
        <w:top w:val="none" w:sz="0" w:space="0" w:color="auto"/>
        <w:left w:val="none" w:sz="0" w:space="0" w:color="auto"/>
        <w:bottom w:val="none" w:sz="0" w:space="0" w:color="auto"/>
        <w:right w:val="none" w:sz="0" w:space="0" w:color="auto"/>
      </w:divBdr>
    </w:div>
    <w:div w:id="1872112988">
      <w:bodyDiv w:val="1"/>
      <w:marLeft w:val="0"/>
      <w:marRight w:val="0"/>
      <w:marTop w:val="0"/>
      <w:marBottom w:val="0"/>
      <w:divBdr>
        <w:top w:val="none" w:sz="0" w:space="0" w:color="auto"/>
        <w:left w:val="none" w:sz="0" w:space="0" w:color="auto"/>
        <w:bottom w:val="none" w:sz="0" w:space="0" w:color="auto"/>
        <w:right w:val="none" w:sz="0" w:space="0" w:color="auto"/>
      </w:divBdr>
      <w:divsChild>
        <w:div w:id="193229471">
          <w:marLeft w:val="0"/>
          <w:marRight w:val="0"/>
          <w:marTop w:val="0"/>
          <w:marBottom w:val="0"/>
          <w:divBdr>
            <w:top w:val="none" w:sz="0" w:space="0" w:color="auto"/>
            <w:left w:val="none" w:sz="0" w:space="0" w:color="auto"/>
            <w:bottom w:val="none" w:sz="0" w:space="0" w:color="auto"/>
            <w:right w:val="none" w:sz="0" w:space="0" w:color="auto"/>
          </w:divBdr>
          <w:divsChild>
            <w:div w:id="1066368880">
              <w:marLeft w:val="0"/>
              <w:marRight w:val="0"/>
              <w:marTop w:val="0"/>
              <w:marBottom w:val="0"/>
              <w:divBdr>
                <w:top w:val="none" w:sz="0" w:space="0" w:color="auto"/>
                <w:left w:val="none" w:sz="0" w:space="0" w:color="auto"/>
                <w:bottom w:val="none" w:sz="0" w:space="0" w:color="auto"/>
                <w:right w:val="none" w:sz="0" w:space="0" w:color="auto"/>
              </w:divBdr>
            </w:div>
            <w:div w:id="614559686">
              <w:marLeft w:val="0"/>
              <w:marRight w:val="0"/>
              <w:marTop w:val="0"/>
              <w:marBottom w:val="0"/>
              <w:divBdr>
                <w:top w:val="none" w:sz="0" w:space="0" w:color="auto"/>
                <w:left w:val="none" w:sz="0" w:space="0" w:color="auto"/>
                <w:bottom w:val="none" w:sz="0" w:space="0" w:color="auto"/>
                <w:right w:val="none" w:sz="0" w:space="0" w:color="auto"/>
              </w:divBdr>
            </w:div>
            <w:div w:id="498152753">
              <w:marLeft w:val="0"/>
              <w:marRight w:val="0"/>
              <w:marTop w:val="0"/>
              <w:marBottom w:val="0"/>
              <w:divBdr>
                <w:top w:val="none" w:sz="0" w:space="0" w:color="auto"/>
                <w:left w:val="none" w:sz="0" w:space="0" w:color="auto"/>
                <w:bottom w:val="none" w:sz="0" w:space="0" w:color="auto"/>
                <w:right w:val="none" w:sz="0" w:space="0" w:color="auto"/>
              </w:divBdr>
            </w:div>
            <w:div w:id="744184140">
              <w:marLeft w:val="0"/>
              <w:marRight w:val="0"/>
              <w:marTop w:val="0"/>
              <w:marBottom w:val="0"/>
              <w:divBdr>
                <w:top w:val="none" w:sz="0" w:space="0" w:color="auto"/>
                <w:left w:val="none" w:sz="0" w:space="0" w:color="auto"/>
                <w:bottom w:val="none" w:sz="0" w:space="0" w:color="auto"/>
                <w:right w:val="none" w:sz="0" w:space="0" w:color="auto"/>
              </w:divBdr>
            </w:div>
            <w:div w:id="1737975047">
              <w:marLeft w:val="0"/>
              <w:marRight w:val="0"/>
              <w:marTop w:val="0"/>
              <w:marBottom w:val="0"/>
              <w:divBdr>
                <w:top w:val="none" w:sz="0" w:space="0" w:color="auto"/>
                <w:left w:val="none" w:sz="0" w:space="0" w:color="auto"/>
                <w:bottom w:val="none" w:sz="0" w:space="0" w:color="auto"/>
                <w:right w:val="none" w:sz="0" w:space="0" w:color="auto"/>
              </w:divBdr>
            </w:div>
            <w:div w:id="1914192556">
              <w:marLeft w:val="0"/>
              <w:marRight w:val="0"/>
              <w:marTop w:val="0"/>
              <w:marBottom w:val="0"/>
              <w:divBdr>
                <w:top w:val="none" w:sz="0" w:space="0" w:color="auto"/>
                <w:left w:val="none" w:sz="0" w:space="0" w:color="auto"/>
                <w:bottom w:val="none" w:sz="0" w:space="0" w:color="auto"/>
                <w:right w:val="none" w:sz="0" w:space="0" w:color="auto"/>
              </w:divBdr>
            </w:div>
            <w:div w:id="1715929760">
              <w:marLeft w:val="0"/>
              <w:marRight w:val="0"/>
              <w:marTop w:val="0"/>
              <w:marBottom w:val="0"/>
              <w:divBdr>
                <w:top w:val="none" w:sz="0" w:space="0" w:color="auto"/>
                <w:left w:val="none" w:sz="0" w:space="0" w:color="auto"/>
                <w:bottom w:val="none" w:sz="0" w:space="0" w:color="auto"/>
                <w:right w:val="none" w:sz="0" w:space="0" w:color="auto"/>
              </w:divBdr>
            </w:div>
            <w:div w:id="1300068385">
              <w:marLeft w:val="0"/>
              <w:marRight w:val="0"/>
              <w:marTop w:val="0"/>
              <w:marBottom w:val="0"/>
              <w:divBdr>
                <w:top w:val="none" w:sz="0" w:space="0" w:color="auto"/>
                <w:left w:val="none" w:sz="0" w:space="0" w:color="auto"/>
                <w:bottom w:val="none" w:sz="0" w:space="0" w:color="auto"/>
                <w:right w:val="none" w:sz="0" w:space="0" w:color="auto"/>
              </w:divBdr>
            </w:div>
            <w:div w:id="887229994">
              <w:marLeft w:val="0"/>
              <w:marRight w:val="0"/>
              <w:marTop w:val="0"/>
              <w:marBottom w:val="0"/>
              <w:divBdr>
                <w:top w:val="none" w:sz="0" w:space="0" w:color="auto"/>
                <w:left w:val="none" w:sz="0" w:space="0" w:color="auto"/>
                <w:bottom w:val="none" w:sz="0" w:space="0" w:color="auto"/>
                <w:right w:val="none" w:sz="0" w:space="0" w:color="auto"/>
              </w:divBdr>
            </w:div>
            <w:div w:id="1535775396">
              <w:marLeft w:val="0"/>
              <w:marRight w:val="0"/>
              <w:marTop w:val="0"/>
              <w:marBottom w:val="0"/>
              <w:divBdr>
                <w:top w:val="none" w:sz="0" w:space="0" w:color="auto"/>
                <w:left w:val="none" w:sz="0" w:space="0" w:color="auto"/>
                <w:bottom w:val="none" w:sz="0" w:space="0" w:color="auto"/>
                <w:right w:val="none" w:sz="0" w:space="0" w:color="auto"/>
              </w:divBdr>
            </w:div>
            <w:div w:id="617033922">
              <w:marLeft w:val="0"/>
              <w:marRight w:val="0"/>
              <w:marTop w:val="0"/>
              <w:marBottom w:val="0"/>
              <w:divBdr>
                <w:top w:val="none" w:sz="0" w:space="0" w:color="auto"/>
                <w:left w:val="none" w:sz="0" w:space="0" w:color="auto"/>
                <w:bottom w:val="none" w:sz="0" w:space="0" w:color="auto"/>
                <w:right w:val="none" w:sz="0" w:space="0" w:color="auto"/>
              </w:divBdr>
            </w:div>
            <w:div w:id="407117648">
              <w:marLeft w:val="0"/>
              <w:marRight w:val="0"/>
              <w:marTop w:val="0"/>
              <w:marBottom w:val="0"/>
              <w:divBdr>
                <w:top w:val="none" w:sz="0" w:space="0" w:color="auto"/>
                <w:left w:val="none" w:sz="0" w:space="0" w:color="auto"/>
                <w:bottom w:val="none" w:sz="0" w:space="0" w:color="auto"/>
                <w:right w:val="none" w:sz="0" w:space="0" w:color="auto"/>
              </w:divBdr>
            </w:div>
            <w:div w:id="1472988701">
              <w:marLeft w:val="0"/>
              <w:marRight w:val="0"/>
              <w:marTop w:val="0"/>
              <w:marBottom w:val="0"/>
              <w:divBdr>
                <w:top w:val="none" w:sz="0" w:space="0" w:color="auto"/>
                <w:left w:val="none" w:sz="0" w:space="0" w:color="auto"/>
                <w:bottom w:val="none" w:sz="0" w:space="0" w:color="auto"/>
                <w:right w:val="none" w:sz="0" w:space="0" w:color="auto"/>
              </w:divBdr>
            </w:div>
            <w:div w:id="287127138">
              <w:marLeft w:val="0"/>
              <w:marRight w:val="0"/>
              <w:marTop w:val="0"/>
              <w:marBottom w:val="0"/>
              <w:divBdr>
                <w:top w:val="none" w:sz="0" w:space="0" w:color="auto"/>
                <w:left w:val="none" w:sz="0" w:space="0" w:color="auto"/>
                <w:bottom w:val="none" w:sz="0" w:space="0" w:color="auto"/>
                <w:right w:val="none" w:sz="0" w:space="0" w:color="auto"/>
              </w:divBdr>
            </w:div>
            <w:div w:id="1935551257">
              <w:marLeft w:val="0"/>
              <w:marRight w:val="0"/>
              <w:marTop w:val="0"/>
              <w:marBottom w:val="0"/>
              <w:divBdr>
                <w:top w:val="none" w:sz="0" w:space="0" w:color="auto"/>
                <w:left w:val="none" w:sz="0" w:space="0" w:color="auto"/>
                <w:bottom w:val="none" w:sz="0" w:space="0" w:color="auto"/>
                <w:right w:val="none" w:sz="0" w:space="0" w:color="auto"/>
              </w:divBdr>
            </w:div>
            <w:div w:id="1898855625">
              <w:marLeft w:val="0"/>
              <w:marRight w:val="0"/>
              <w:marTop w:val="0"/>
              <w:marBottom w:val="0"/>
              <w:divBdr>
                <w:top w:val="none" w:sz="0" w:space="0" w:color="auto"/>
                <w:left w:val="none" w:sz="0" w:space="0" w:color="auto"/>
                <w:bottom w:val="none" w:sz="0" w:space="0" w:color="auto"/>
                <w:right w:val="none" w:sz="0" w:space="0" w:color="auto"/>
              </w:divBdr>
            </w:div>
            <w:div w:id="152525491">
              <w:marLeft w:val="0"/>
              <w:marRight w:val="0"/>
              <w:marTop w:val="0"/>
              <w:marBottom w:val="0"/>
              <w:divBdr>
                <w:top w:val="none" w:sz="0" w:space="0" w:color="auto"/>
                <w:left w:val="none" w:sz="0" w:space="0" w:color="auto"/>
                <w:bottom w:val="none" w:sz="0" w:space="0" w:color="auto"/>
                <w:right w:val="none" w:sz="0" w:space="0" w:color="auto"/>
              </w:divBdr>
            </w:div>
            <w:div w:id="567348073">
              <w:marLeft w:val="0"/>
              <w:marRight w:val="0"/>
              <w:marTop w:val="0"/>
              <w:marBottom w:val="0"/>
              <w:divBdr>
                <w:top w:val="none" w:sz="0" w:space="0" w:color="auto"/>
                <w:left w:val="none" w:sz="0" w:space="0" w:color="auto"/>
                <w:bottom w:val="none" w:sz="0" w:space="0" w:color="auto"/>
                <w:right w:val="none" w:sz="0" w:space="0" w:color="auto"/>
              </w:divBdr>
            </w:div>
            <w:div w:id="1311406071">
              <w:marLeft w:val="0"/>
              <w:marRight w:val="0"/>
              <w:marTop w:val="0"/>
              <w:marBottom w:val="0"/>
              <w:divBdr>
                <w:top w:val="none" w:sz="0" w:space="0" w:color="auto"/>
                <w:left w:val="none" w:sz="0" w:space="0" w:color="auto"/>
                <w:bottom w:val="none" w:sz="0" w:space="0" w:color="auto"/>
                <w:right w:val="none" w:sz="0" w:space="0" w:color="auto"/>
              </w:divBdr>
            </w:div>
            <w:div w:id="1554657058">
              <w:marLeft w:val="0"/>
              <w:marRight w:val="0"/>
              <w:marTop w:val="0"/>
              <w:marBottom w:val="0"/>
              <w:divBdr>
                <w:top w:val="none" w:sz="0" w:space="0" w:color="auto"/>
                <w:left w:val="none" w:sz="0" w:space="0" w:color="auto"/>
                <w:bottom w:val="none" w:sz="0" w:space="0" w:color="auto"/>
                <w:right w:val="none" w:sz="0" w:space="0" w:color="auto"/>
              </w:divBdr>
            </w:div>
            <w:div w:id="1177573618">
              <w:marLeft w:val="0"/>
              <w:marRight w:val="0"/>
              <w:marTop w:val="0"/>
              <w:marBottom w:val="0"/>
              <w:divBdr>
                <w:top w:val="none" w:sz="0" w:space="0" w:color="auto"/>
                <w:left w:val="none" w:sz="0" w:space="0" w:color="auto"/>
                <w:bottom w:val="none" w:sz="0" w:space="0" w:color="auto"/>
                <w:right w:val="none" w:sz="0" w:space="0" w:color="auto"/>
              </w:divBdr>
            </w:div>
            <w:div w:id="1811171178">
              <w:marLeft w:val="0"/>
              <w:marRight w:val="0"/>
              <w:marTop w:val="0"/>
              <w:marBottom w:val="0"/>
              <w:divBdr>
                <w:top w:val="none" w:sz="0" w:space="0" w:color="auto"/>
                <w:left w:val="none" w:sz="0" w:space="0" w:color="auto"/>
                <w:bottom w:val="none" w:sz="0" w:space="0" w:color="auto"/>
                <w:right w:val="none" w:sz="0" w:space="0" w:color="auto"/>
              </w:divBdr>
            </w:div>
            <w:div w:id="1367290195">
              <w:marLeft w:val="0"/>
              <w:marRight w:val="0"/>
              <w:marTop w:val="0"/>
              <w:marBottom w:val="0"/>
              <w:divBdr>
                <w:top w:val="none" w:sz="0" w:space="0" w:color="auto"/>
                <w:left w:val="none" w:sz="0" w:space="0" w:color="auto"/>
                <w:bottom w:val="none" w:sz="0" w:space="0" w:color="auto"/>
                <w:right w:val="none" w:sz="0" w:space="0" w:color="auto"/>
              </w:divBdr>
            </w:div>
            <w:div w:id="1347706197">
              <w:marLeft w:val="0"/>
              <w:marRight w:val="0"/>
              <w:marTop w:val="0"/>
              <w:marBottom w:val="0"/>
              <w:divBdr>
                <w:top w:val="none" w:sz="0" w:space="0" w:color="auto"/>
                <w:left w:val="none" w:sz="0" w:space="0" w:color="auto"/>
                <w:bottom w:val="none" w:sz="0" w:space="0" w:color="auto"/>
                <w:right w:val="none" w:sz="0" w:space="0" w:color="auto"/>
              </w:divBdr>
            </w:div>
            <w:div w:id="855072242">
              <w:marLeft w:val="0"/>
              <w:marRight w:val="0"/>
              <w:marTop w:val="0"/>
              <w:marBottom w:val="0"/>
              <w:divBdr>
                <w:top w:val="none" w:sz="0" w:space="0" w:color="auto"/>
                <w:left w:val="none" w:sz="0" w:space="0" w:color="auto"/>
                <w:bottom w:val="none" w:sz="0" w:space="0" w:color="auto"/>
                <w:right w:val="none" w:sz="0" w:space="0" w:color="auto"/>
              </w:divBdr>
            </w:div>
            <w:div w:id="664211366">
              <w:marLeft w:val="0"/>
              <w:marRight w:val="0"/>
              <w:marTop w:val="0"/>
              <w:marBottom w:val="0"/>
              <w:divBdr>
                <w:top w:val="none" w:sz="0" w:space="0" w:color="auto"/>
                <w:left w:val="none" w:sz="0" w:space="0" w:color="auto"/>
                <w:bottom w:val="none" w:sz="0" w:space="0" w:color="auto"/>
                <w:right w:val="none" w:sz="0" w:space="0" w:color="auto"/>
              </w:divBdr>
            </w:div>
            <w:div w:id="1513835343">
              <w:marLeft w:val="0"/>
              <w:marRight w:val="0"/>
              <w:marTop w:val="0"/>
              <w:marBottom w:val="0"/>
              <w:divBdr>
                <w:top w:val="none" w:sz="0" w:space="0" w:color="auto"/>
                <w:left w:val="none" w:sz="0" w:space="0" w:color="auto"/>
                <w:bottom w:val="none" w:sz="0" w:space="0" w:color="auto"/>
                <w:right w:val="none" w:sz="0" w:space="0" w:color="auto"/>
              </w:divBdr>
            </w:div>
            <w:div w:id="781874430">
              <w:marLeft w:val="0"/>
              <w:marRight w:val="0"/>
              <w:marTop w:val="0"/>
              <w:marBottom w:val="0"/>
              <w:divBdr>
                <w:top w:val="none" w:sz="0" w:space="0" w:color="auto"/>
                <w:left w:val="none" w:sz="0" w:space="0" w:color="auto"/>
                <w:bottom w:val="none" w:sz="0" w:space="0" w:color="auto"/>
                <w:right w:val="none" w:sz="0" w:space="0" w:color="auto"/>
              </w:divBdr>
            </w:div>
            <w:div w:id="17751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7.png"/><Relationship Id="rId39" Type="http://schemas.openxmlformats.org/officeDocument/2006/relationships/hyperlink" Target="https://doi.org/10.2991/978-94-6463-518-8_50" TargetMode="External"/><Relationship Id="rId21" Type="http://schemas.openxmlformats.org/officeDocument/2006/relationships/image" Target="media/image2.png"/><Relationship Id="rId34" Type="http://schemas.openxmlformats.org/officeDocument/2006/relationships/hyperlink" Target="https://github.com/deepmind/dm_control" TargetMode="External"/><Relationship Id="rId42" Type="http://schemas.openxmlformats.org/officeDocument/2006/relationships/hyperlink" Target="https://www.researchgate.net/publication/365193182_ROBOT_KINEMATICS" TargetMode="External"/><Relationship Id="rId47" Type="http://schemas.openxmlformats.org/officeDocument/2006/relationships/hyperlink" Target="https://github.com/MissVz/DS623-Optimotion/blob/main/notebooks/linear_regression_predictor.ipynb" TargetMode="External"/><Relationship Id="rId50" Type="http://schemas.openxmlformats.org/officeDocument/2006/relationships/image" Target="media/image15.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hyperlink" Target="mailto:ElzeVeronica@CityUniversity.edu" TargetMode="External"/><Relationship Id="rId24" Type="http://schemas.openxmlformats.org/officeDocument/2006/relationships/image" Target="media/image5.png"/><Relationship Id="rId32" Type="http://schemas.openxmlformats.org/officeDocument/2006/relationships/hyperlink" Target="https://arxiv.org/abs/1606.01540" TargetMode="External"/><Relationship Id="rId37" Type="http://schemas.openxmlformats.org/officeDocument/2006/relationships/hyperlink" Target="https://www.researchgate.net/profile/Mohamed-Mourad-Lafifi/post/What_is_the_best_platform_for_implementing_inverse_kinematics_of_a_6-axis_robotic_arm/attachment/5fd8c1de3b21a20001622f80/AS%3A969008031477765%401608040926850/download/KINEMATIC%2BANALYSIS%2BFOR%2BROBOT%2BARM.pdf" TargetMode="External"/><Relationship Id="rId40" Type="http://schemas.openxmlformats.org/officeDocument/2006/relationships/hyperlink" Target="https://doi.org/10.2991/978-94-6463-518-8_50" TargetMode="External"/><Relationship Id="rId45" Type="http://schemas.openxmlformats.org/officeDocument/2006/relationships/header" Target="header2.xml"/><Relationship Id="rId53" Type="http://schemas.openxmlformats.org/officeDocument/2006/relationships/footer" Target="footer3.xm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arxiv.org/abs/2004.07219" TargetMode="External"/><Relationship Id="rId43" Type="http://schemas.openxmlformats.org/officeDocument/2006/relationships/hyperlink" Target="https://standardbots.com/blog/how-do-robotic-arms-work-a-comprehensive-guide"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ChaharSumit@CityUniversity.edu"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hyperlink" Target="https://doi.org/10.3390/robotics9040089" TargetMode="External"/><Relationship Id="rId38" Type="http://schemas.openxmlformats.org/officeDocument/2006/relationships/hyperlink" Target="https://www.researchgate.net/profile/Mohamed-Mourad-Lafifi/post/What_is_the_best_platform_for_implementing_inverse_kinematics_of_a_6-axis_robotic_arm/attachment/5fd8c1de3b21a20001622f80/AS%3A969008031477765%401608040926850/download/KINEMATIC%2BANALYSIS%2BFOR%2BROBOT%2BARM.pdf" TargetMode="External"/><Relationship Id="rId46" Type="http://schemas.openxmlformats.org/officeDocument/2006/relationships/footer" Target="footer2.xml"/><Relationship Id="rId20" Type="http://schemas.openxmlformats.org/officeDocument/2006/relationships/footer" Target="footer1.xml"/><Relationship Id="rId41" Type="http://schemas.openxmlformats.org/officeDocument/2006/relationships/hyperlink" Target="https://www.researchgate.net/publication/365193182_ROBOT_KINEMATIC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arxiv.org/abs/2407.12941" TargetMode="External"/><Relationship Id="rId49" Type="http://schemas.openxmlformats.org/officeDocument/2006/relationships/image" Target="media/image14.png"/><Relationship Id="rId57" Type="http://schemas.microsoft.com/office/2019/05/relationships/documenttasks" Target="documenttasks/documenttasks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standardbots.com/blog/how-do-robotic-arms-work-a-comprehensive-guide" TargetMode="External"/><Relationship Id="rId52" Type="http://schemas.openxmlformats.org/officeDocument/2006/relationships/header" Target="header3.xml"/></Relationships>
</file>

<file path=word/documenttasks/documenttasks1.xml><?xml version="1.0" encoding="utf-8"?>
<t:Tasks xmlns:t="http://schemas.microsoft.com/office/tasks/2019/documenttasks" xmlns:oel="http://schemas.microsoft.com/office/2019/extlst">
  <t:Task id="{649D785A-8E15-41F5-9D10-D8AE85CE3A1D}">
    <t:Anchor>
      <t:Comment id="510332018"/>
    </t:Anchor>
    <t:History>
      <t:Event id="{DE9BF818-E00C-4060-A4B1-979D8FE87708}" time="2025-06-17T13:43:56.689Z">
        <t:Attribution userId="S::elzeveronica@cityuniversity.edu::bea8df63-ede3-466b-b4c9-f797b995d761" userProvider="AD" userName="Veronica Elze"/>
        <t:Anchor>
          <t:Comment id="510332018"/>
        </t:Anchor>
        <t:Create/>
      </t:Event>
      <t:Event id="{8FEF6314-3A85-47B6-8C61-36945F2F8352}" time="2025-06-17T13:43:56.689Z">
        <t:Attribution userId="S::elzeveronica@cityuniversity.edu::bea8df63-ede3-466b-b4c9-f797b995d761" userProvider="AD" userName="Veronica Elze"/>
        <t:Anchor>
          <t:Comment id="510332018"/>
        </t:Anchor>
        <t:Assign userId="S::chaharsumit@cityuniversity.edu::0d731827-273b-4d1b-8113-688fcedb27c1" userProvider="AD" userName="Sumit Chahar"/>
      </t:Event>
      <t:Event id="{D967ECE3-ECC2-49F2-B2B8-16129DD8699A}" time="2025-06-17T13:43:56.689Z">
        <t:Attribution userId="S::elzeveronica@cityuniversity.edu::bea8df63-ede3-466b-b4c9-f797b995d761" userProvider="AD" userName="Veronica Elze"/>
        <t:Anchor>
          <t:Comment id="510332018"/>
        </t:Anchor>
        <t:SetTitle title="@Sumit Chahar, are these two graphs in reverse order? Which one is better?"/>
      </t:Event>
    </t:History>
  </t:Task>
  <t:Task id="{1A86E615-7C1F-4654-A468-5FD1BE6AD1D7}">
    <t:Anchor>
      <t:Comment id="359152669"/>
    </t:Anchor>
    <t:History>
      <t:Event id="{7B873A91-26D7-431B-8157-B5469B489D37}" time="2025-06-17T14:15:50.241Z">
        <t:Attribution userId="S::elzeveronica@cityuniversity.edu::bea8df63-ede3-466b-b4c9-f797b995d761" userProvider="AD" userName="Veronica Elze"/>
        <t:Anchor>
          <t:Comment id="359152669"/>
        </t:Anchor>
        <t:Create/>
      </t:Event>
      <t:Event id="{5E26763E-2F43-4166-A529-F7831219F1A2}" time="2025-06-17T14:15:50.241Z">
        <t:Attribution userId="S::elzeveronica@cityuniversity.edu::bea8df63-ede3-466b-b4c9-f797b995d761" userProvider="AD" userName="Veronica Elze"/>
        <t:Anchor>
          <t:Comment id="359152669"/>
        </t:Anchor>
        <t:Assign userId="S::chaharsumit@cityuniversity.edu::0d731827-273b-4d1b-8113-688fcedb27c1" userProvider="AD" userName="Sumit Chahar"/>
      </t:Event>
      <t:Event id="{D2E58FDC-BB17-4D18-B44A-0DE4601DBA71}" time="2025-06-17T14:15:50.241Z">
        <t:Attribution userId="S::elzeveronica@cityuniversity.edu::bea8df63-ede3-466b-b4c9-f797b995d761" userProvider="AD" userName="Veronica Elze"/>
        <t:Anchor>
          <t:Comment id="359152669"/>
        </t:Anchor>
        <t:SetTitle title="@Sumit Chahar Has this Abstract been updated to reflect our final paper/product/project?"/>
      </t:Event>
    </t:History>
  </t:Task>
  <t:Task id="{899FF6AB-1945-47B8-BA3B-1F67F4CBA418}">
    <t:Anchor>
      <t:Comment id="218038630"/>
    </t:Anchor>
    <t:History>
      <t:Event id="{9B4513E3-78DA-421B-AD29-1B0411F98450}" time="2025-06-17T17:39:25.237Z">
        <t:Attribution userId="S::elzeveronica@cityuniversity.edu::bea8df63-ede3-466b-b4c9-f797b995d761" userProvider="AD" userName="Veronica Elze"/>
        <t:Anchor>
          <t:Comment id="218038630"/>
        </t:Anchor>
        <t:Create/>
      </t:Event>
      <t:Event id="{1224D49A-6D5B-4F54-8DA4-9152E1E5C854}" time="2025-06-17T17:39:25.237Z">
        <t:Attribution userId="S::elzeveronica@cityuniversity.edu::bea8df63-ede3-466b-b4c9-f797b995d761" userProvider="AD" userName="Veronica Elze"/>
        <t:Anchor>
          <t:Comment id="218038630"/>
        </t:Anchor>
        <t:Assign userId="S::chaharsumit@cityuniversity.edu::0d731827-273b-4d1b-8113-688fcedb27c1" userProvider="AD" userName="Sumit Chahar"/>
      </t:Event>
      <t:Event id="{A769484A-6DA1-418F-A2C2-57917B121C81}" time="2025-06-17T17:39:25.237Z">
        <t:Attribution userId="S::elzeveronica@cityuniversity.edu::bea8df63-ede3-466b-b4c9-f797b995d761" userProvider="AD" userName="Veronica Elze"/>
        <t:Anchor>
          <t:Comment id="218038630"/>
        </t:Anchor>
        <t:SetTitle title="@Sumit Chahar Were any animations created? If not, remove"/>
      </t:Event>
    </t:History>
  </t:Task>
</t:Task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D9F688F31D5241A8203E807516C538" ma:contentTypeVersion="3" ma:contentTypeDescription="Create a new document." ma:contentTypeScope="" ma:versionID="9dac12a01c0101cc0451845cf6129602">
  <xsd:schema xmlns:xsd="http://www.w3.org/2001/XMLSchema" xmlns:xs="http://www.w3.org/2001/XMLSchema" xmlns:p="http://schemas.microsoft.com/office/2006/metadata/properties" xmlns:ns2="5f00eb9a-39f7-4d82-a347-bc0a29516571" targetNamespace="http://schemas.microsoft.com/office/2006/metadata/properties" ma:root="true" ma:fieldsID="717368c09c4010417500ffd02c280742" ns2:_="">
    <xsd:import namespace="5f00eb9a-39f7-4d82-a347-bc0a29516571"/>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0eb9a-39f7-4d82-a347-bc0a295165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7CFDCA-8A85-4077-AFFE-AEA15B7EF1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00eb9a-39f7-4d82-a347-bc0a29516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5784DF-3C51-41D1-8118-F7E660FE7D0F}">
  <ds:schemaRefs>
    <ds:schemaRef ds:uri="http://schemas.openxmlformats.org/officeDocument/2006/bibliography"/>
  </ds:schemaRefs>
</ds:datastoreItem>
</file>

<file path=customXml/itemProps3.xml><?xml version="1.0" encoding="utf-8"?>
<ds:datastoreItem xmlns:ds="http://schemas.openxmlformats.org/officeDocument/2006/customXml" ds:itemID="{3EB0A992-3D96-4E48-85D7-66EA87265955}">
  <ds:schemaRefs>
    <ds:schemaRef ds:uri="http://purl.org/dc/terms/"/>
    <ds:schemaRef ds:uri="http://schemas.microsoft.com/office/2006/metadata/properties"/>
    <ds:schemaRef ds:uri="5f00eb9a-39f7-4d82-a347-bc0a29516571"/>
    <ds:schemaRef ds:uri="http://purl.org/dc/elements/1.1/"/>
    <ds:schemaRef ds:uri="http://schemas.openxmlformats.org/package/2006/metadata/core-properties"/>
    <ds:schemaRef ds:uri="http://schemas.microsoft.com/office/2006/documentManagement/types"/>
    <ds:schemaRef ds:uri="http://www.w3.org/XML/1998/namespace"/>
    <ds:schemaRef ds:uri="http://purl.org/dc/dcmitype/"/>
    <ds:schemaRef ds:uri="http://schemas.microsoft.com/office/infopath/2007/PartnerControls"/>
  </ds:schemaRefs>
</ds:datastoreItem>
</file>

<file path=customXml/itemProps4.xml><?xml version="1.0" encoding="utf-8"?>
<ds:datastoreItem xmlns:ds="http://schemas.openxmlformats.org/officeDocument/2006/customXml" ds:itemID="{AF40265B-53D2-4B79-8E83-A47DC66E45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5665</Words>
  <Characters>32295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Elze</dc:creator>
  <cp:keywords/>
  <dc:description/>
  <cp:lastModifiedBy>Veronica Elze</cp:lastModifiedBy>
  <cp:revision>157</cp:revision>
  <dcterms:created xsi:type="dcterms:W3CDTF">2025-01-07T23:46:00Z</dcterms:created>
  <dcterms:modified xsi:type="dcterms:W3CDTF">2025-06-17T17:47:00Z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0x01010092D9F688F31D5241A8203E807516C538</vt:lpwstr>
  </property>
</Properties>
</file>